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20" w:line="300" w:lineRule="auto"/>
        <w:rPr/>
      </w:pPr>
      <w:r>
        <w:rPr>
          <w:b w:val="1"/>
          <w:bCs w:val="1"/>
          <w:color w:val="1f3864"/>
          <w:sz w:val="36"/>
          <w:szCs w:val="36"/>
          <w:rtl w:val="0"/>
        </w:rPr>
        <w:t xml:space="preserve">Bids and placements on Exact campaigns</w:t>
      </w:r>
      <w:r>
        <w:rPr>
          <w:rtl w:val="0"/>
        </w:rPr>
      </w:r>
    </w:p>
    <w:p w:rsidR="00000000" w:rsidDel="00000000" w:rsidP="00000000" w:rsidRDefault="00000000" w:rsidRPr="00000000" w14:paraId="00000002">
      <w:pPr>
        <w:spacing w:after="130" w:lineRule="auto"/>
        <w:rPr/>
      </w:pPr>
      <w:r>
        <w:rPr>
          <w:rtl w:val="0"/>
        </w:rPr>
        <w:t xml:space="preserve">How the price at each placement is decided on them, how far a push is allowed to go, and how to read what one is telling you. Everything below assumes that scope; other objectives are priced inside their ceilings and are governed elsewhere.</w:t>
      </w:r>
    </w:p>
    <w:p w:rsidR="00000000" w:rsidDel="00000000" w:rsidP="00000000" w:rsidRDefault="00000000" w:rsidRPr="00000000" w14:paraId="00000003">
      <w:pPr>
        <w:spacing w:after="130" w:lineRule="auto"/>
        <w:rPr/>
      </w:pPr>
      <w:r>
        <w:rPr>
          <w:rtl w:val="0"/>
        </w:rPr>
        <w:t xml:space="preserve">Worked examples throughout. The numbers are illustrative — one child SKU at $6.65 contribution, one keyword set — but every calculation is the one that actually runs, and each can be re-derived from the figures shown.</w:t>
      </w:r>
    </w:p>
    <w:p w:rsidR="00000000" w:rsidDel="00000000" w:rsidP="00000000" w:rsidRDefault="00000000" w:rsidRPr="00000000" w14:paraId="00000004">
      <w:pPr>
        <w:pBdr>
          <w:bottom w:color="bfbfbf" w:space="0" w:sz="6" w:val="single"/>
        </w:pBdr>
        <w:spacing w:after="160" w:before="60" w:lineRule="auto"/>
        <w:rPr/>
      </w:pPr>
      <w:r>
        <w:rPr>
          <w:rtl w:val="0"/>
        </w:rPr>
      </w:r>
    </w:p>
    <w:p w:rsidR="00000000" w:rsidDel="00000000" w:rsidP="00000000" w:rsidRDefault="00000000" w:rsidRPr="00000000" w14:paraId="00000005">
      <w:pPr>
        <w:pStyle w:val="Heading1"/>
        <w:spacing w:after="140" w:before="320" w:lineRule="auto"/>
        <w:rPr/>
      </w:pPr>
      <w:r>
        <w:rPr>
          <w:b w:val="1"/>
          <w:bCs w:val="1"/>
          <w:color w:val="1f3864"/>
          <w:sz w:val="28"/>
          <w:szCs w:val="28"/>
          <w:rtl w:val="0"/>
        </w:rPr>
        <w:t xml:space="preserve">1. One bid, three prices</w:t>
      </w:r>
      <w:r>
        <w:rPr>
          <w:rtl w:val="0"/>
        </w:rPr>
      </w:r>
    </w:p>
    <w:p w:rsidR="00000000" w:rsidDel="00000000" w:rsidP="00000000" w:rsidRDefault="00000000" w:rsidRPr="00000000" w14:paraId="00000006">
      <w:pPr>
        <w:keepNext w:val="1"/>
        <w:spacing w:after="130" w:lineRule="auto"/>
        <w:rPr/>
      </w:pPr>
      <w:r>
        <w:rPr>
          <w:rtl w:val="0"/>
        </w:rPr>
        <w:t xml:space="preserve">A campaign submits </w:t>
      </w:r>
      <w:r>
        <w:rPr>
          <w:b w:val="1"/>
          <w:bCs w:val="1"/>
          <w:rtl w:val="0"/>
        </w:rPr>
        <w:t xml:space="preserve">one base bid</w:t>
      </w:r>
      <w:r>
        <w:rPr>
          <w:rtl w:val="0"/>
        </w:rPr>
        <w:t xml:space="preserve"> and </w:t>
      </w:r>
      <w:r>
        <w:rPr>
          <w:b w:val="1"/>
          <w:bCs w:val="1"/>
          <w:rtl w:val="0"/>
        </w:rPr>
        <w:t xml:space="preserve">one top-of-search modifier</w:t>
      </w:r>
      <w:r>
        <w:rPr>
          <w:rtl w:val="0"/>
        </w:rPr>
        <w:t xml:space="preserve">. Amazon serves it in three places:</w:t>
      </w:r>
    </w:p>
    <w:p w:rsidR="00000000" w:rsidDel="00000000" w:rsidP="00000000" w:rsidRDefault="00000000" w:rsidRPr="00000000" w14:paraId="00000007">
      <w:pPr>
        <w:keepNext w:val="1"/>
        <w:shd w:fill="f7f7f7" w:val="clear"/>
        <w:spacing w:before="60" w:lineRule="auto"/>
        <w:ind w:left="288" w:firstLine="0"/>
        <w:rPr/>
      </w:pPr>
      <w:r>
        <w:rPr>
          <w:rFonts w:ascii="Consolas" w:cs="Consolas" w:eastAsia="Consolas" w:hAnsi="Consolas"/>
          <w:sz w:val="18"/>
          <w:szCs w:val="18"/>
          <w:rtl w:val="0"/>
        </w:rPr>
        <w:t xml:space="preserve">top-of-search price  = base × (1 + top-of-search modifier)</w:t>
      </w:r>
      <w:r>
        <w:rPr>
          <w:rtl w:val="0"/>
        </w:rPr>
      </w:r>
    </w:p>
    <w:p w:rsidR="00000000" w:rsidDel="00000000" w:rsidP="00000000" w:rsidRDefault="00000000" w:rsidRPr="00000000" w14:paraId="00000008">
      <w:pPr>
        <w:keepNext w:val="1"/>
        <w:shd w:fill="f7f7f7" w:val="clear"/>
        <w:ind w:left="288" w:firstLine="0"/>
        <w:rPr/>
      </w:pPr>
      <w:r>
        <w:rPr>
          <w:rFonts w:ascii="Consolas" w:cs="Consolas" w:eastAsia="Consolas" w:hAnsi="Consolas"/>
          <w:sz w:val="18"/>
          <w:szCs w:val="18"/>
          <w:rtl w:val="0"/>
        </w:rPr>
        <w:t xml:space="preserve">rest-of-search price = base × (1 + rest-of-search modifier)</w:t>
      </w:r>
      <w:r>
        <w:rPr>
          <w:rtl w:val="0"/>
        </w:rPr>
      </w:r>
    </w:p>
    <w:p w:rsidR="00000000" w:rsidDel="00000000" w:rsidP="00000000" w:rsidRDefault="00000000" w:rsidRPr="00000000" w14:paraId="00000009">
      <w:pPr>
        <w:shd w:fill="f7f7f7" w:val="clear"/>
        <w:spacing w:after="140" w:lineRule="auto"/>
        <w:ind w:left="288" w:firstLine="0"/>
        <w:rPr/>
      </w:pPr>
      <w:r>
        <w:rPr>
          <w:rFonts w:ascii="Consolas" w:cs="Consolas" w:eastAsia="Consolas" w:hAnsi="Consolas"/>
          <w:sz w:val="18"/>
          <w:szCs w:val="18"/>
          <w:rtl w:val="0"/>
        </w:rPr>
        <w:t xml:space="preserve">product-page price   = base</w:t>
      </w:r>
      <w:r>
        <w:rPr>
          <w:rtl w:val="0"/>
        </w:rPr>
      </w:r>
    </w:p>
    <w:p w:rsidR="00000000" w:rsidDel="00000000" w:rsidP="00000000" w:rsidRDefault="00000000" w:rsidRPr="00000000" w14:paraId="0000000A">
      <w:pPr>
        <w:spacing w:after="130" w:lineRule="auto"/>
        <w:rPr/>
      </w:pPr>
      <w:r>
        <w:rPr>
          <w:rtl w:val="0"/>
        </w:rPr>
        <w:t xml:space="preserve">Product pages have no modifier at all, so </w:t>
      </w:r>
      <w:r>
        <w:rPr>
          <w:b w:val="1"/>
          <w:bCs w:val="1"/>
          <w:rtl w:val="0"/>
        </w:rPr>
        <w:t xml:space="preserve">the base bid is the product-page bid</w:t>
      </w:r>
      <w:r>
        <w:rPr>
          <w:rtl w:val="0"/>
        </w:rPr>
        <w:t xml:space="preserve">. Rest of search has one, but it sits at zero until the placement earns it, so in practice rest of search is also priced at the base. Top of search is where the modifier normally does its work.</w:t>
      </w:r>
    </w:p>
    <w:p w:rsidR="00000000" w:rsidDel="00000000" w:rsidP="00000000" w:rsidRDefault="00000000" w:rsidRPr="00000000" w14:paraId="0000000B">
      <w:pPr>
        <w:spacing w:after="130" w:lineRule="auto"/>
        <w:rPr/>
      </w:pPr>
      <w:r>
        <w:rPr>
          <w:rtl w:val="0"/>
        </w:rPr>
        <w:t xml:space="preserve">Raising the top-of-search modifier lifts what we pay at the top and leaves the other two exactly where they were.</w:t>
      </w:r>
    </w:p>
    <w:p w:rsidR="00000000" w:rsidDel="00000000" w:rsidP="00000000" w:rsidRDefault="00000000" w:rsidRPr="00000000" w14:paraId="0000000C">
      <w:pPr>
        <w:spacing w:after="130" w:lineRule="auto"/>
        <w:rPr/>
      </w:pPr>
      <w:r>
        <w:rPr>
          <w:rtl w:val="0"/>
        </w:rPr>
        <w:t xml:space="preserve">That is why bids and placements cannot be decided separately. Move the base and you have moved the top-of-search price too, whether you meant to or not.</w:t>
      </w:r>
    </w:p>
    <w:p w:rsidR="00000000" w:rsidDel="00000000" w:rsidP="00000000" w:rsidRDefault="00000000" w:rsidRPr="00000000" w14:paraId="0000000D">
      <w:pPr>
        <w:pBdr>
          <w:bottom w:color="bfbfbf" w:space="0" w:sz="6" w:val="single"/>
        </w:pBdr>
        <w:spacing w:after="160" w:before="60" w:lineRule="auto"/>
        <w:rPr/>
      </w:pPr>
      <w:r>
        <w:rPr>
          <w:rtl w:val="0"/>
        </w:rPr>
      </w:r>
    </w:p>
    <w:p w:rsidR="00000000" w:rsidDel="00000000" w:rsidP="00000000" w:rsidRDefault="00000000" w:rsidRPr="00000000" w14:paraId="0000000E">
      <w:pPr>
        <w:pStyle w:val="Heading1"/>
        <w:spacing w:after="140" w:before="320" w:lineRule="auto"/>
        <w:rPr/>
      </w:pPr>
      <w:r>
        <w:rPr>
          <w:b w:val="1"/>
          <w:bCs w:val="1"/>
          <w:color w:val="1f3864"/>
          <w:sz w:val="28"/>
          <w:szCs w:val="28"/>
          <w:rtl w:val="0"/>
        </w:rPr>
        <w:t xml:space="preserve">2. What each placement can afford</w:t>
      </w:r>
      <w:r>
        <w:rPr>
          <w:rtl w:val="0"/>
        </w:rPr>
      </w:r>
    </w:p>
    <w:p w:rsidR="00000000" w:rsidDel="00000000" w:rsidP="00000000" w:rsidRDefault="00000000" w:rsidRPr="00000000" w14:paraId="0000000F">
      <w:pPr>
        <w:keepNext w:val="1"/>
        <w:spacing w:after="130" w:lineRule="auto"/>
        <w:rPr/>
      </w:pPr>
      <w:r>
        <w:rPr>
          <w:rtl w:val="0"/>
        </w:rPr>
        <w:t xml:space="preserve">Take a child SKU earning </w:t>
      </w:r>
      <w:r>
        <w:rPr>
          <w:b w:val="1"/>
          <w:bCs w:val="1"/>
          <w:rtl w:val="0"/>
        </w:rPr>
        <w:t xml:space="preserve">$6.65 contribution per unit</w:t>
      </w:r>
      <w:r>
        <w:rPr>
          <w:rtl w:val="0"/>
        </w:rPr>
        <w:t xml:space="preserve">. Multiply by each placement's conversion rate: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f3864" w:val="clear"/>
            <w:tcMar>
              <w:top w:w="80.0" w:type="dxa"/>
              <w:left w:w="110.0" w:type="dxa"/>
              <w:bottom w:w="80.0" w:type="dxa"/>
              <w:right w:w="110.0" w:type="dxa"/>
            </w:tcMar>
          </w:tcPr>
          <w:p w:rsidR="00000000" w:rsidDel="00000000" w:rsidP="00000000" w:rsidRDefault="00000000" w:rsidRPr="00000000" w14:paraId="00000010">
            <w:pPr>
              <w:keepNext w:val="1"/>
              <w:spacing w:after="20" w:before="20" w:lineRule="auto"/>
              <w:rPr/>
            </w:pPr>
            <w:r>
              <w:rPr>
                <w:b w:val="1"/>
                <w:bCs w:val="1"/>
                <w:color w:val="ffffff"/>
                <w:sz w:val="19"/>
                <w:szCs w:val="19"/>
                <w:rtl w:val="0"/>
              </w:rPr>
              <w:t xml:space="preserve">Placement</w:t>
            </w:r>
            <w:r>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11">
            <w:pPr>
              <w:keepNext w:val="1"/>
              <w:spacing w:after="20" w:before="20" w:lineRule="auto"/>
              <w:rPr/>
            </w:pPr>
            <w:r>
              <w:rPr>
                <w:b w:val="1"/>
                <w:bCs w:val="1"/>
                <w:color w:val="ffffff"/>
                <w:sz w:val="19"/>
                <w:szCs w:val="19"/>
                <w:rtl w:val="0"/>
              </w:rPr>
              <w:t xml:space="preserve">Contribution × conversion</w:t>
            </w:r>
            <w:r>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12">
            <w:pPr>
              <w:keepNext w:val="1"/>
              <w:spacing w:after="20" w:before="20" w:lineRule="auto"/>
              <w:rPr/>
            </w:pPr>
            <w:r>
              <w:rPr>
                <w:b w:val="1"/>
                <w:bCs w:val="1"/>
                <w:color w:val="ffffff"/>
                <w:sz w:val="19"/>
                <w:szCs w:val="19"/>
                <w:rtl w:val="0"/>
              </w:rPr>
              <w:t xml:space="preserve">Affordable per click</w:t>
            </w:r>
            <w:r>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13">
            <w:pPr>
              <w:keepNext w:val="1"/>
              <w:spacing w:after="20" w:before="20" w:lineRule="auto"/>
              <w:rPr/>
            </w:pPr>
            <w:r>
              <w:rPr>
                <w:rtl w:val="0"/>
              </w:rPr>
              <w:t xml:space="preserve">Top of search</w:t>
            </w:r>
          </w:p>
        </w:tc>
        <w:tc>
          <w:tcPr>
            <w:tcMar>
              <w:top w:w="70.0" w:type="dxa"/>
              <w:left w:w="110.0" w:type="dxa"/>
              <w:bottom w:w="70.0" w:type="dxa"/>
              <w:right w:w="110.0" w:type="dxa"/>
            </w:tcMar>
          </w:tcPr>
          <w:p w:rsidR="00000000" w:rsidDel="00000000" w:rsidP="00000000" w:rsidRDefault="00000000" w:rsidRPr="00000000" w14:paraId="00000014">
            <w:pPr>
              <w:keepNext w:val="1"/>
              <w:spacing w:after="20" w:before="20" w:lineRule="auto"/>
              <w:rPr/>
            </w:pPr>
            <w:r>
              <w:rPr>
                <w:rtl w:val="0"/>
              </w:rPr>
              <w:t xml:space="preserve">$6.65 × 23.6%</w:t>
            </w:r>
          </w:p>
        </w:tc>
        <w:tc>
          <w:tcPr>
            <w:tcMar>
              <w:top w:w="70.0" w:type="dxa"/>
              <w:left w:w="110.0" w:type="dxa"/>
              <w:bottom w:w="70.0" w:type="dxa"/>
              <w:right w:w="110.0" w:type="dxa"/>
            </w:tcMar>
          </w:tcPr>
          <w:p w:rsidR="00000000" w:rsidDel="00000000" w:rsidP="00000000" w:rsidRDefault="00000000" w:rsidRPr="00000000" w14:paraId="00000015">
            <w:pPr>
              <w:keepNext w:val="1"/>
              <w:spacing w:after="20" w:before="20" w:lineRule="auto"/>
              <w:rPr/>
            </w:pPr>
            <w:r>
              <w:rPr>
                <w:b w:val="1"/>
                <w:bCs w:val="1"/>
                <w:rtl w:val="0"/>
              </w:rPr>
              <w:t xml:space="preserve">$1.57</w:t>
            </w:r>
            <w:r>
              <w:rPr>
                <w:rtl w:val="0"/>
              </w:rPr>
            </w:r>
          </w:p>
        </w:tc>
      </w:tr>
      <w:tr>
        <w:trPr>
          <w:cantSplit w:val="1"/>
          <w:tblHeader w:val="0"/>
        </w:trPr>
        <w:tc>
          <w:tcPr>
            <w:shd w:fill="f2f2f2" w:val="clear"/>
            <w:tcMar>
              <w:top w:w="70.0" w:type="dxa"/>
              <w:left w:w="110.0" w:type="dxa"/>
              <w:bottom w:w="70.0" w:type="dxa"/>
              <w:right w:w="110.0" w:type="dxa"/>
            </w:tcMar>
          </w:tcPr>
          <w:p w:rsidR="00000000" w:rsidDel="00000000" w:rsidP="00000000" w:rsidRDefault="00000000" w:rsidRPr="00000000" w14:paraId="00000016">
            <w:pPr>
              <w:keepNext w:val="1"/>
              <w:spacing w:after="20" w:before="20" w:lineRule="auto"/>
              <w:rPr/>
            </w:pPr>
            <w:r>
              <w:rPr>
                <w:rtl w:val="0"/>
              </w:rPr>
              <w:t xml:space="preserve">Rest of search</w:t>
            </w:r>
          </w:p>
        </w:tc>
        <w:tc>
          <w:tcPr>
            <w:shd w:fill="f2f2f2" w:val="clear"/>
            <w:tcMar>
              <w:top w:w="70.0" w:type="dxa"/>
              <w:left w:w="110.0" w:type="dxa"/>
              <w:bottom w:w="70.0" w:type="dxa"/>
              <w:right w:w="110.0" w:type="dxa"/>
            </w:tcMar>
          </w:tcPr>
          <w:p w:rsidR="00000000" w:rsidDel="00000000" w:rsidP="00000000" w:rsidRDefault="00000000" w:rsidRPr="00000000" w14:paraId="00000017">
            <w:pPr>
              <w:keepNext w:val="1"/>
              <w:spacing w:after="20" w:before="20" w:lineRule="auto"/>
              <w:rPr/>
            </w:pPr>
            <w:r>
              <w:rPr>
                <w:rtl w:val="0"/>
              </w:rPr>
              <w:t xml:space="preserve">$6.65 × 12.2%</w:t>
            </w:r>
          </w:p>
        </w:tc>
        <w:tc>
          <w:tcPr>
            <w:shd w:fill="f2f2f2" w:val="clear"/>
            <w:tcMar>
              <w:top w:w="70.0" w:type="dxa"/>
              <w:left w:w="110.0" w:type="dxa"/>
              <w:bottom w:w="70.0" w:type="dxa"/>
              <w:right w:w="110.0" w:type="dxa"/>
            </w:tcMar>
          </w:tcPr>
          <w:p w:rsidR="00000000" w:rsidDel="00000000" w:rsidP="00000000" w:rsidRDefault="00000000" w:rsidRPr="00000000" w14:paraId="00000018">
            <w:pPr>
              <w:keepNext w:val="1"/>
              <w:spacing w:after="20" w:before="20" w:lineRule="auto"/>
              <w:rPr/>
            </w:pPr>
            <w:r>
              <w:rPr>
                <w:b w:val="1"/>
                <w:bCs w:val="1"/>
                <w:rtl w:val="0"/>
              </w:rPr>
              <w:t xml:space="preserve">$0.81</w:t>
            </w:r>
            <w:r>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19">
            <w:pPr>
              <w:spacing w:after="20" w:before="20" w:lineRule="auto"/>
              <w:rPr/>
            </w:pPr>
            <w:r>
              <w:rPr>
                <w:rtl w:val="0"/>
              </w:rPr>
              <w:t xml:space="preserve">Product pages</w:t>
            </w:r>
          </w:p>
        </w:tc>
        <w:tc>
          <w:tcPr>
            <w:tcMar>
              <w:top w:w="70.0" w:type="dxa"/>
              <w:left w:w="110.0" w:type="dxa"/>
              <w:bottom w:w="70.0" w:type="dxa"/>
              <w:right w:w="110.0" w:type="dxa"/>
            </w:tcMar>
          </w:tcPr>
          <w:p w:rsidR="00000000" w:rsidDel="00000000" w:rsidP="00000000" w:rsidRDefault="00000000" w:rsidRPr="00000000" w14:paraId="0000001A">
            <w:pPr>
              <w:spacing w:after="20" w:before="20" w:lineRule="auto"/>
              <w:rPr/>
            </w:pPr>
            <w:r>
              <w:rPr>
                <w:rtl w:val="0"/>
              </w:rPr>
              <w:t xml:space="preserve">$6.65 × 10.0%</w:t>
            </w:r>
          </w:p>
        </w:tc>
        <w:tc>
          <w:tcPr>
            <w:tcMar>
              <w:top w:w="70.0" w:type="dxa"/>
              <w:left w:w="110.0" w:type="dxa"/>
              <w:bottom w:w="70.0" w:type="dxa"/>
              <w:right w:w="110.0" w:type="dxa"/>
            </w:tcMar>
          </w:tcPr>
          <w:p w:rsidR="00000000" w:rsidDel="00000000" w:rsidP="00000000" w:rsidRDefault="00000000" w:rsidRPr="00000000" w14:paraId="0000001B">
            <w:pPr>
              <w:spacing w:after="20" w:before="20" w:lineRule="auto"/>
              <w:rPr/>
            </w:pPr>
            <w:r>
              <w:rPr>
                <w:b w:val="1"/>
                <w:bCs w:val="1"/>
                <w:rtl w:val="0"/>
              </w:rPr>
              <w:t xml:space="preserve">$0.67</w:t>
            </w:r>
            <w:r>
              <w:rPr>
                <w:rtl w:val="0"/>
              </w:rPr>
            </w:r>
          </w:p>
        </w:tc>
      </w:tr>
    </w:tbl>
    <w:p w:rsidR="00000000" w:rsidDel="00000000" w:rsidP="00000000" w:rsidRDefault="00000000" w:rsidRPr="00000000" w14:paraId="0000001C">
      <w:pPr>
        <w:spacing w:after="140" w:lineRule="auto"/>
        <w:rPr/>
      </w:pPr>
      <w:r>
        <w:rPr>
          <w:rtl w:val="0"/>
        </w:rPr>
      </w:r>
    </w:p>
    <w:p w:rsidR="00000000" w:rsidDel="00000000" w:rsidP="00000000" w:rsidRDefault="00000000" w:rsidRPr="00000000" w14:paraId="0000001D">
      <w:pPr>
        <w:spacing w:after="130" w:lineRule="auto"/>
        <w:rPr/>
      </w:pPr>
      <w:r>
        <w:rPr>
          <w:rtl w:val="0"/>
        </w:rPr>
        <w:t xml:space="preserve">Two of these do the work: </w:t>
      </w:r>
      <w:r>
        <w:rPr>
          <w:b w:val="1"/>
          <w:bCs w:val="1"/>
          <w:rtl w:val="0"/>
        </w:rPr>
        <w:t xml:space="preserve">$0.67</w:t>
      </w:r>
      <w:r>
        <w:rPr>
          <w:rtl w:val="0"/>
        </w:rPr>
        <w:t xml:space="preserve"> is the base target, </w:t>
      </w:r>
      <w:r>
        <w:rPr>
          <w:b w:val="1"/>
          <w:bCs w:val="1"/>
          <w:rtl w:val="0"/>
        </w:rPr>
        <w:t xml:space="preserve">$1.57</w:t>
      </w:r>
      <w:r>
        <w:rPr>
          <w:rtl w:val="0"/>
        </w:rPr>
        <w:t xml:space="preserve"> is the top-of-search ceiling.</w:t>
      </w:r>
    </w:p>
    <w:p w:rsidR="00000000" w:rsidDel="00000000" w:rsidP="00000000" w:rsidRDefault="00000000" w:rsidRPr="00000000" w14:paraId="0000001E">
      <w:pPr>
        <w:spacing w:after="130" w:lineRule="auto"/>
        <w:rPr/>
      </w:pPr>
      <w:r>
        <w:rPr>
          <w:rtl w:val="0"/>
        </w:rPr>
        <w:t xml:space="preserve">Note how far apart they are. At the ceiling a top-of-search click is worth </w:t>
      </w:r>
      <w:r>
        <w:rPr>
          <w:b w:val="1"/>
          <w:bCs w:val="1"/>
          <w:rtl w:val="0"/>
        </w:rPr>
        <w:t xml:space="preserve">2.34×</w:t>
      </w:r>
      <w:r>
        <w:rPr>
          <w:rtl w:val="0"/>
        </w:rPr>
        <w:t xml:space="preserve"> a product-page click, because it converts 2.4× as well. Put the other way: at the same cost per click, </w:t>
      </w:r>
      <w:r>
        <w:rPr>
          <w:b w:val="1"/>
          <w:bCs w:val="1"/>
          <w:rtl w:val="0"/>
        </w:rPr>
        <w:t xml:space="preserve">a product-page click costs 136% more per order</w:t>
      </w:r>
      <w:r>
        <w:rPr>
          <w:rtl w:val="0"/>
        </w:rPr>
        <w:t xml:space="preserve">. That gap is the whole reason we manage placement mix instead of setting one bid.</w:t>
      </w:r>
    </w:p>
    <w:p w:rsidR="00000000" w:rsidDel="00000000" w:rsidP="00000000" w:rsidRDefault="00000000" w:rsidRPr="00000000" w14:paraId="0000001F">
      <w:pPr>
        <w:pBdr>
          <w:left w:color="1f3864" w:space="10" w:sz="14" w:val="single"/>
        </w:pBdr>
        <w:spacing w:after="140" w:before="80" w:lineRule="auto"/>
        <w:ind w:left="431" w:firstLine="0"/>
        <w:rPr/>
      </w:pPr>
      <w:r>
        <w:rPr>
          <w:b w:val="1"/>
          <w:bCs w:val="1"/>
          <w:rtl w:val="0"/>
        </w:rPr>
        <w:t xml:space="preserve">If the contribution is wrong, every price is wrong.</w:t>
      </w:r>
      <w:r>
        <w:rPr>
          <w:rtl w:val="0"/>
        </w:rPr>
        <w:t xml:space="preserve"> Each bid traces back to that $6.65. Any open question on landed cost is flagged by name on the rows it touches rather than buried.</w:t>
      </w:r>
    </w:p>
    <w:p>
      <w:pPr>
        <w:spacing w:after="130" w:lineRule="auto"/>
        <w:rPr>
          <w:ins w:id="5001" w:author="Claude" w:date="2026-09-25T00:00:00Z"/>
        </w:rPr>
      </w:pPr>
      <w:commentRangeStart w:id="0"/>
      <w:ins w:id="5002" w:author="Claude" w:date="2026-09-25T00:00:00Z">
        <w:r>
          <w:rPr>
            <w:b w:val="1"/>
            <w:bCs w:val="1"/>
            <w:rtl w:val="0"/>
          </w:rPr>
          <w:t xml:space="preserve">What contribution means. </w:t>
        </w:r>
      </w:ins>
      <w:ins w:id="5003" w:author="Claude" w:date="2026-09-25T00:00:00Z">
        <w:r>
          <w:rPr>
            <w:rtl w:val="0"/>
          </w:rPr>
          <w:t xml:space="preserve">The realised margin before ads on the serving child: sales minus product cost, every Amazon fee (storage and long-term storage included) and refunds, read from Sellerboard over the same window as the conversion rates, 30 days unless the row says otherwise. It is re-read every cycle, and inside a deal window it is recomputed at the deal price, because the deal lowers what each unit earns. A list-price or catalogue figure is not contribution. On Decolure Satin Sheets 4 Piece the engine priced on $8.09 a unit against a realised $6.21, so every ceiling on that product was about 23% too high.</w:t>
        </w:r>
      </w:ins>
      <w:commentRangeEnd w:id="0"/>
      <w:r>
        <w:rPr>
          <w:rStyle w:val="CommentReference"/>
        </w:rPr>
        <w:commentReference w:id="0"/>
      </w:r>
    </w:p>
    <w:p w:rsidR="00000000" w:rsidDel="00000000" w:rsidP="00000000" w:rsidRDefault="00000000" w:rsidRPr="00000000" w14:paraId="00000020">
      <w:pPr>
        <w:pBdr>
          <w:bottom w:color="bfbfbf" w:space="0" w:sz="6" w:val="single"/>
        </w:pBdr>
        <w:spacing w:after="160" w:before="60" w:lineRule="auto"/>
        <w:rPr/>
      </w:pPr>
      <w:r>
        <w:rPr>
          <w:rtl w:val="0"/>
        </w:rPr>
      </w:r>
    </w:p>
    <w:p w:rsidR="00000000" w:rsidDel="00000000" w:rsidP="00000000" w:rsidRDefault="00000000" w:rsidRPr="00000000" w14:paraId="00000021">
      <w:pPr>
        <w:pStyle w:val="Heading1"/>
        <w:spacing w:after="140" w:before="320" w:lineRule="auto"/>
        <w:rPr/>
      </w:pPr>
      <w:r>
        <w:rPr>
          <w:b w:val="1"/>
          <w:bCs w:val="1"/>
          <w:color w:val="1f3864"/>
          <w:sz w:val="28"/>
          <w:szCs w:val="28"/>
          <w:rtl w:val="0"/>
        </w:rPr>
        <w:t xml:space="preserve">3. Which conversion rate — earned, not assumed</w:t>
      </w:r>
      <w:r>
        <w:rPr>
          <w:rtl w:val="0"/>
        </w:rPr>
      </w:r>
    </w:p>
    <w:p w:rsidR="00000000" w:rsidDel="00000000" w:rsidP="00000000" w:rsidRDefault="00000000" w:rsidRPr="00000000" w14:paraId="00000022">
      <w:pPr>
        <w:spacing w:after="130" w:lineRule="auto"/>
        <w:rPr/>
      </w:pPr>
      <w:r>
        <w:rPr>
          <w:rtl w:val="0"/>
        </w:rPr>
        <w:t xml:space="preserve">Every campaign gets its own ceiling at every placement. One base for seventy campaigns is a setting, not a decision.</w:t>
      </w:r>
    </w:p>
    <w:p w:rsidR="00000000" w:rsidDel="00000000" w:rsidP="00000000" w:rsidRDefault="00000000" w:rsidRPr="00000000" w14:paraId="00000023">
      <w:pPr>
        <w:keepNext w:val="1"/>
        <w:spacing w:after="130" w:lineRule="auto"/>
        <w:rPr/>
      </w:pPr>
      <w:r>
        <w:rPr>
          <w:rtl w:val="0"/>
        </w:rPr>
        <w:t xml:space="preserve">But a campaign only prices on its own rate once that rate means something: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f3864" w:val="clear"/>
            <w:tcMar>
              <w:top w:w="80.0" w:type="dxa"/>
              <w:left w:w="110.0" w:type="dxa"/>
              <w:bottom w:w="80.0" w:type="dxa"/>
              <w:right w:w="110.0" w:type="dxa"/>
            </w:tcMar>
          </w:tcPr>
          <w:p w:rsidR="00000000" w:rsidDel="00000000" w:rsidP="00000000" w:rsidRDefault="00000000" w:rsidRPr="00000000" w14:paraId="00000024">
            <w:pPr>
              <w:keepNext w:val="1"/>
              <w:spacing w:after="20" w:before="20" w:lineRule="auto"/>
              <w:rPr/>
            </w:pPr>
            <w:r>
              <w:rPr>
                <w:b w:val="1"/>
                <w:bCs w:val="1"/>
                <w:color w:val="ffffff"/>
                <w:sz w:val="19"/>
                <w:szCs w:val="19"/>
                <w:rtl w:val="0"/>
              </w:rPr>
              <w:t xml:space="preserve">Clicks at that placement</w:t>
            </w:r>
            <w:r>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25">
            <w:pPr>
              <w:keepNext w:val="1"/>
              <w:spacing w:after="20" w:before="20" w:lineRule="auto"/>
              <w:rPr/>
            </w:pPr>
            <w:r>
              <w:rPr>
                <w:b w:val="1"/>
                <w:bCs w:val="1"/>
                <w:color w:val="ffffff"/>
                <w:sz w:val="19"/>
                <w:szCs w:val="19"/>
                <w:rtl w:val="0"/>
              </w:rPr>
              <w:t xml:space="preserve">Which rate sets the ceiling</w:t>
            </w:r>
            <w:r>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26">
            <w:pPr>
              <w:keepNext w:val="1"/>
              <w:spacing w:after="20" w:before="20" w:lineRule="auto"/>
              <w:rPr/>
            </w:pPr>
            <w:r>
              <w:rPr>
                <w:b w:val="1"/>
                <w:bCs w:val="1"/>
                <w:rtl w:val="0"/>
              </w:rPr>
              <w:t xml:space="preserve">Under 15</w:t>
            </w:r>
            <w:r>
              <w:rPr>
                <w:rtl w:val="0"/>
              </w:rPr>
            </w:r>
          </w:p>
        </w:tc>
        <w:tc>
          <w:tcPr>
            <w:tcMar>
              <w:top w:w="70.0" w:type="dxa"/>
              <w:left w:w="110.0" w:type="dxa"/>
              <w:bottom w:w="70.0" w:type="dxa"/>
              <w:right w:w="110.0" w:type="dxa"/>
            </w:tcMar>
          </w:tcPr>
          <w:p w:rsidR="00000000" w:rsidDel="00000000" w:rsidP="00000000" w:rsidRDefault="00000000" w:rsidRPr="00000000" w14:paraId="00000027">
            <w:pPr>
              <w:keepNext w:val="1"/>
              <w:spacing w:after="20" w:before="20" w:lineRule="auto"/>
              <w:rPr/>
            </w:pPr>
            <w:r>
              <w:rPr>
                <w:rtl w:val="0"/>
              </w:rPr>
              <w:t xml:space="preserve">The child's planning rate. Below the floor a rate is unreadable — four clicks and one order reads 25% on nothing.</w:t>
            </w:r>
          </w:p>
        </w:tc>
      </w:tr>
      <w:tr>
        <w:trPr>
          <w:cantSplit w:val="1"/>
          <w:tblHeader w:val="0"/>
        </w:trPr>
        <w:tc>
          <w:tcPr>
            <w:shd w:fill="f2f2f2" w:val="clear"/>
            <w:tcMar>
              <w:top w:w="70.0" w:type="dxa"/>
              <w:left w:w="110.0" w:type="dxa"/>
              <w:bottom w:w="70.0" w:type="dxa"/>
              <w:right w:w="110.0" w:type="dxa"/>
            </w:tcMar>
          </w:tcPr>
          <w:p w:rsidR="00000000" w:rsidDel="00000000" w:rsidP="00000000" w:rsidRDefault="00000000" w:rsidRPr="00000000" w14:paraId="00000028">
            <w:pPr>
              <w:keepNext w:val="1"/>
              <w:spacing w:after="20" w:before="20" w:lineRule="auto"/>
              <w:rPr/>
            </w:pPr>
            <w:r>
              <w:rPr>
                <w:b w:val="1"/>
                <w:bCs w:val="1"/>
                <w:rtl w:val="0"/>
              </w:rPr>
              <w:t xml:space="preserve">15 above</w:t>
            </w:r>
            <w:r>
              <w:rPr>
                <w:rtl w:val="0"/>
              </w:rPr>
              <w:t xml:space="preserve">, with at least one order</w:t>
            </w:r>
          </w:p>
        </w:tc>
        <w:tc>
          <w:tcPr>
            <w:shd w:fill="f2f2f2" w:val="clear"/>
            <w:tcMar>
              <w:top w:w="70.0" w:type="dxa"/>
              <w:left w:w="110.0" w:type="dxa"/>
              <w:bottom w:w="70.0" w:type="dxa"/>
              <w:right w:w="110.0" w:type="dxa"/>
            </w:tcMar>
          </w:tcPr>
          <w:p w:rsidR="00000000" w:rsidDel="00000000" w:rsidP="00000000" w:rsidRDefault="00000000" w:rsidRPr="00000000" w14:paraId="00000029">
            <w:pPr>
              <w:keepNext w:val="1"/>
              <w:spacing w:after="20" w:before="20" w:lineRule="auto"/>
              <w:rPr/>
            </w:pPr>
            <w:r>
              <w:rPr>
                <w:rtl w:val="0"/>
              </w:rPr>
              <w:t xml:space="preserve">A blend, weighted by click count: at 15 the child's rate carries all of it.</w:t>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2A">
            <w:pPr>
              <w:keepNext w:val="1"/>
              <w:spacing w:after="20" w:before="20" w:lineRule="auto"/>
              <w:rPr/>
            </w:pPr>
            <w:r>
              <w:rPr>
                <w:b w:val="1"/>
                <w:bCs w:val="1"/>
                <w:rtl w:val="0"/>
              </w:rPr>
              <w:t xml:space="preserve">15 above</w:t>
            </w:r>
            <w:r>
              <w:rPr>
                <w:rtl w:val="0"/>
              </w:rPr>
              <w:t xml:space="preserve">, no orders yet</w:t>
            </w:r>
          </w:p>
        </w:tc>
        <w:tc>
          <w:tcPr>
            <w:tcMar>
              <w:top w:w="70.0" w:type="dxa"/>
              <w:left w:w="110.0" w:type="dxa"/>
              <w:bottom w:w="70.0" w:type="dxa"/>
              <w:right w:w="110.0" w:type="dxa"/>
            </w:tcMar>
          </w:tcPr>
          <w:p w:rsidR="00000000" w:rsidDel="00000000" w:rsidP="00000000" w:rsidRDefault="00000000" w:rsidRPr="00000000" w14:paraId="0000002B">
            <w:pPr>
              <w:keepNext w:val="1"/>
              <w:spacing w:after="20" w:before="20" w:lineRule="auto"/>
              <w:rPr/>
            </w:pPr>
            <w:commentRangeStart w:id="1"/>
            <w:del w:id="5004" w:author="Claude" w:date="2026-09-25T00:00:00Z">
              <w:r>
                <w:rPr>
                  <w:rtl w:val="0"/>
                </w:rPr>
                <w:delText xml:space="preserve">The child's planning rate. A rate of zero on a thin sample is an absence of evidence, not evidence of zero.</w:delText>
              </w:r>
            </w:del>
            <w:ins w:id="5005" w:author="Claude" w:date="2026-09-25T00:00:00Z">
              <w:r>
                <w:rPr>
                  <w:rtl w:val="0"/>
                </w:rPr>
                <w:t xml:space="preserve">The child's planning rate, until the clicks would have produced 3 orders at that rate (clicks × planning rate ≥ 3). A zero on a thin sample is an absence of evidence; past that point it is evidence, and the rate blends toward it by click count, as above.</w:t>
              </w:r>
            </w:ins>
            <w:commentRangeEnd w:id="1"/>
            <w:r>
              <w:rPr>
                <w:rStyle w:val="CommentReference"/>
              </w:rPr>
              <w:commentReference w:id="1"/>
            </w:r>
          </w:p>
        </w:tc>
      </w:tr>
    </w:tbl>
    <w:p w:rsidR="00000000" w:rsidDel="00000000" w:rsidP="00000000" w:rsidRDefault="00000000" w:rsidRPr="00000000" w14:paraId="0000002C">
      <w:pPr>
        <w:spacing w:after="140" w:lineRule="auto"/>
        <w:rPr/>
      </w:pPr>
      <w:r>
        <w:rPr>
          <w:rtl w:val="0"/>
        </w:rPr>
      </w:r>
    </w:p>
    <w:p w:rsidR="00000000" w:rsidDel="00000000" w:rsidP="00000000" w:rsidRDefault="00000000" w:rsidRPr="00000000" w14:paraId="0000002D">
      <w:pPr>
        <w:spacing w:after="130" w:lineRule="auto"/>
        <w:rPr/>
      </w:pPr>
      <w:r>
        <w:rPr>
          <w:b w:val="1"/>
          <w:bCs w:val="1"/>
          <w:rtl w:val="0"/>
        </w:rPr>
        <w:t xml:space="preserve">Why a blend rather than a switch at 15.</w:t>
      </w:r>
      <w:r>
        <w:rPr>
          <w:rtl w:val="0"/>
        </w:rPr>
        <w:t xml:space="preserve"> Fifteen clicks with one order reads 6.7%; fifteen with five reads 33%. Both clear the floor, and both are noise — yet under a hard switch either would set a ceiling outright, and that ceiling flows straight into the loss per order the row is allowed to carry. The blend lets a campaign start pricing on its own evidence as soon as it has any, without letting a handful of orders set the number.</w:t>
      </w:r>
    </w:p>
    <w:p>
      <w:pPr>
        <w:spacing w:after="130" w:lineRule="auto"/>
        <w:rPr>
          <w:ins w:id="5006" w:author="Claude" w:date="2026-09-25T00:00:00Z"/>
        </w:rPr>
      </w:pPr>
      <w:commentRangeStart w:id="2"/>
      <w:ins w:id="5007" w:author="Claude" w:date="2026-09-25T00:00:00Z">
        <w:r>
          <w:rPr>
            <w:b w:val="1"/>
            <w:bCs w:val="1"/>
            <w:rtl w:val="0"/>
          </w:rPr>
          <w:t xml:space="preserve">The child's planning rate. </w:t>
        </w:r>
      </w:ins>
      <w:ins w:id="5008" w:author="Claude" w:date="2026-09-25T00:00:00Z">
        <w:r>
          <w:rPr>
            <w:rtl w:val="0"/>
          </w:rPr>
          <w:t xml:space="preserve">The child's own conversion at that placement over 90 days where it has 50 or more clicks there; otherwise the rate across the children of the same size and pack; never a rate borrowed from another size or pack. The row names which one it used.</w:t>
        </w:r>
      </w:ins>
      <w:commentRangeEnd w:id="2"/>
      <w:r>
        <w:rPr>
          <w:rStyle w:val="CommentReference"/>
        </w:rPr>
        <w:commentReference w:id="2"/>
      </w:r>
    </w:p>
    <w:p w:rsidR="00000000" w:rsidDel="00000000" w:rsidP="00000000" w:rsidRDefault="00000000" w:rsidRPr="00000000" w14:paraId="0000002E">
      <w:pPr>
        <w:keepNext w:val="1"/>
        <w:spacing w:after="130" w:lineRule="auto"/>
        <w:rPr/>
      </w:pPr>
      <w:r>
        <w:rPr>
          <w:b w:val="1"/>
          <w:bCs w:val="1"/>
          <w:rtl w:val="0"/>
        </w:rPr>
        <w:t xml:space="preserve">Worked example.</w:t>
      </w:r>
      <w:r>
        <w:rPr>
          <w:rtl w:val="0"/>
        </w:rPr>
        <w:t xml:space="preserve"> Same child, three campaigns — three different ceilings, none of them a change to anything:</w:t>
      </w:r>
    </w:p>
    <w:p w:rsidR="00000000" w:rsidDel="00000000" w:rsidP="00000000" w:rsidRDefault="00000000" w:rsidRPr="00000000" w14:paraId="0000002F">
      <w:pPr>
        <w:keepNext w:val="1"/>
        <w:shd w:fill="f7f7f7" w:val="clear"/>
        <w:spacing w:before="60" w:lineRule="auto"/>
        <w:ind w:left="288" w:firstLine="0"/>
        <w:rPr/>
      </w:pPr>
      <w:r>
        <w:rPr>
          <w:rFonts w:ascii="Consolas" w:cs="Consolas" w:eastAsia="Consolas" w:hAnsi="Consolas"/>
          <w:sz w:val="18"/>
          <w:szCs w:val="18"/>
          <w:rtl w:val="0"/>
        </w:rPr>
        <w:t xml:space="preserve">The blend:  weight = (clicks − 15) ÷ 35, capped at 1.0</w:t>
      </w:r>
      <w:r>
        <w:rPr>
          <w:rtl w:val="0"/>
        </w:rPr>
      </w:r>
    </w:p>
    <w:p w:rsidR="00000000" w:rsidDel="00000000" w:rsidP="00000000" w:rsidRDefault="00000000" w:rsidRPr="00000000" w14:paraId="00000030">
      <w:pPr>
        <w:keepNext w:val="1"/>
        <w:shd w:fill="f7f7f7" w:val="clear"/>
        <w:ind w:left="288" w:firstLine="0"/>
        <w:rPr/>
      </w:pPr>
      <w:r>
        <w:rPr>
          <w:rFonts w:ascii="Consolas" w:cs="Consolas" w:eastAsia="Consolas" w:hAnsi="Consolas"/>
          <w:sz w:val="18"/>
          <w:szCs w:val="18"/>
          <w:rtl w:val="0"/>
        </w:rPr>
        <w:t xml:space="preserve">            rate   = child's rate + (campaign's rate − child's rate) × weight</w:t>
      </w:r>
      <w:r>
        <w:rPr>
          <w:rtl w:val="0"/>
        </w:rPr>
      </w:r>
    </w:p>
    <w:p w:rsidR="00000000" w:rsidDel="00000000" w:rsidP="00000000" w:rsidRDefault="00000000" w:rsidRPr="00000000" w14:paraId="00000031">
      <w:pPr>
        <w:keepNext w:val="1"/>
        <w:shd w:fill="f7f7f7" w:val="clear"/>
        <w:ind w:left="288"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32">
      <w:pPr>
        <w:keepNext w:val="1"/>
        <w:shd w:fill="f7f7f7" w:val="clear"/>
        <w:ind w:left="288" w:firstLine="0"/>
        <w:rPr/>
      </w:pPr>
      <w:r>
        <w:rPr>
          <w:rFonts w:ascii="Consolas" w:cs="Consolas" w:eastAsia="Consolas" w:hAnsi="Consolas"/>
          <w:sz w:val="18"/>
          <w:szCs w:val="18"/>
          <w:rtl w:val="0"/>
        </w:rPr>
        <w:t xml:space="preserve">Campaign A · top of search · 40 clicks, 12 orders → 30.0% measured</w:t>
      </w:r>
      <w:r>
        <w:rPr>
          <w:rtl w:val="0"/>
        </w:rPr>
      </w:r>
    </w:p>
    <w:p w:rsidR="00000000" w:rsidDel="00000000" w:rsidP="00000000" w:rsidRDefault="00000000" w:rsidRPr="00000000" w14:paraId="00000033">
      <w:pPr>
        <w:keepNext w:val="1"/>
        <w:shd w:fill="f7f7f7" w:val="clear"/>
        <w:ind w:left="288" w:firstLine="0"/>
        <w:rPr/>
      </w:pPr>
      <w:r>
        <w:rPr>
          <w:rFonts w:ascii="Consolas" w:cs="Consolas" w:eastAsia="Consolas" w:hAnsi="Consolas"/>
          <w:sz w:val="18"/>
          <w:szCs w:val="18"/>
          <w:rtl w:val="0"/>
        </w:rPr>
        <w:t xml:space="preserve">   weight (40−15)/35 = 0.71</w:t>
      </w:r>
      <w:r>
        <w:rPr>
          <w:rtl w:val="0"/>
        </w:rPr>
      </w:r>
    </w:p>
    <w:p w:rsidR="00000000" w:rsidDel="00000000" w:rsidP="00000000" w:rsidRDefault="00000000" w:rsidRPr="00000000" w14:paraId="00000034">
      <w:pPr>
        <w:keepNext w:val="1"/>
        <w:shd w:fill="f7f7f7" w:val="clear"/>
        <w:ind w:left="288" w:firstLine="0"/>
        <w:rPr/>
      </w:pPr>
      <w:r>
        <w:rPr>
          <w:rFonts w:ascii="Consolas" w:cs="Consolas" w:eastAsia="Consolas" w:hAnsi="Consolas"/>
          <w:sz w:val="18"/>
          <w:szCs w:val="18"/>
          <w:rtl w:val="0"/>
        </w:rPr>
        <w:t xml:space="preserve">   23.6% + (30.0% − 23.6%) × 0.71  =  28.2%  ×  $6.65  =  $1.87 ceiling</w:t>
      </w:r>
      <w:r>
        <w:rPr>
          <w:rtl w:val="0"/>
        </w:rPr>
      </w:r>
    </w:p>
    <w:p w:rsidR="00000000" w:rsidDel="00000000" w:rsidP="00000000" w:rsidRDefault="00000000" w:rsidRPr="00000000" w14:paraId="00000035">
      <w:pPr>
        <w:keepNext w:val="1"/>
        <w:shd w:fill="f7f7f7" w:val="clear"/>
        <w:ind w:left="288"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36">
      <w:pPr>
        <w:keepNext w:val="1"/>
        <w:shd w:fill="f7f7f7" w:val="clear"/>
        <w:ind w:left="288" w:firstLine="0"/>
        <w:rPr/>
      </w:pPr>
      <w:r>
        <w:rPr>
          <w:rFonts w:ascii="Consolas" w:cs="Consolas" w:eastAsia="Consolas" w:hAnsi="Consolas"/>
          <w:sz w:val="18"/>
          <w:szCs w:val="18"/>
          <w:rtl w:val="0"/>
        </w:rPr>
        <w:t xml:space="preserve">Campaign B · product pages · 31 clicks, 6 orders → 19.4% measured</w:t>
      </w:r>
      <w:r>
        <w:rPr>
          <w:rtl w:val="0"/>
        </w:rPr>
      </w:r>
    </w:p>
    <w:p w:rsidR="00000000" w:rsidDel="00000000" w:rsidP="00000000" w:rsidRDefault="00000000" w:rsidRPr="00000000" w14:paraId="00000037">
      <w:pPr>
        <w:keepNext w:val="1"/>
        <w:shd w:fill="f7f7f7" w:val="clear"/>
        <w:ind w:left="288" w:firstLine="0"/>
        <w:rPr/>
      </w:pPr>
      <w:r>
        <w:rPr>
          <w:rFonts w:ascii="Consolas" w:cs="Consolas" w:eastAsia="Consolas" w:hAnsi="Consolas"/>
          <w:sz w:val="18"/>
          <w:szCs w:val="18"/>
          <w:rtl w:val="0"/>
        </w:rPr>
        <w:t xml:space="preserve">   weight (31−15)/35 = 0.46</w:t>
      </w:r>
      <w:r>
        <w:rPr>
          <w:rtl w:val="0"/>
        </w:rPr>
      </w:r>
    </w:p>
    <w:p w:rsidR="00000000" w:rsidDel="00000000" w:rsidP="00000000" w:rsidRDefault="00000000" w:rsidRPr="00000000" w14:paraId="00000038">
      <w:pPr>
        <w:keepNext w:val="1"/>
        <w:shd w:fill="f7f7f7" w:val="clear"/>
        <w:ind w:left="288" w:firstLine="0"/>
        <w:rPr/>
      </w:pPr>
      <w:r>
        <w:rPr>
          <w:rFonts w:ascii="Consolas" w:cs="Consolas" w:eastAsia="Consolas" w:hAnsi="Consolas"/>
          <w:sz w:val="18"/>
          <w:szCs w:val="18"/>
          <w:rtl w:val="0"/>
        </w:rPr>
        <w:t xml:space="preserve">   10.0% + (19.4% − 10.0%) × 0.46  =  14.3%  ×  $6.65  =  $0.95 ceiling</w:t>
      </w:r>
      <w:r>
        <w:rPr>
          <w:rtl w:val="0"/>
        </w:rPr>
      </w:r>
    </w:p>
    <w:p w:rsidR="00000000" w:rsidDel="00000000" w:rsidP="00000000" w:rsidRDefault="00000000" w:rsidRPr="00000000" w14:paraId="00000039">
      <w:pPr>
        <w:keepNext w:val="1"/>
        <w:shd w:fill="f7f7f7" w:val="clear"/>
        <w:ind w:left="288"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3A">
      <w:pPr>
        <w:keepNext w:val="1"/>
        <w:shd w:fill="f7f7f7" w:val="clear"/>
        <w:ind w:left="288" w:firstLine="0"/>
        <w:rPr/>
      </w:pPr>
      <w:r>
        <w:rPr>
          <w:rFonts w:ascii="Consolas" w:cs="Consolas" w:eastAsia="Consolas" w:hAnsi="Consolas"/>
          <w:sz w:val="18"/>
          <w:szCs w:val="18"/>
          <w:rtl w:val="0"/>
        </w:rPr>
        <w:t xml:space="preserve">Campaign C · top of search · 7 clicks → under the floor, no weight</w:t>
      </w:r>
      <w:r>
        <w:rPr>
          <w:rtl w:val="0"/>
        </w:rPr>
      </w:r>
    </w:p>
    <w:p w:rsidR="00000000" w:rsidDel="00000000" w:rsidP="00000000" w:rsidRDefault="00000000" w:rsidRPr="00000000" w14:paraId="0000003B">
      <w:pPr>
        <w:shd w:fill="f7f7f7" w:val="clear"/>
        <w:spacing w:after="140" w:lineRule="auto"/>
        <w:ind w:left="288" w:firstLine="0"/>
        <w:rPr/>
      </w:pPr>
      <w:r>
        <w:rPr>
          <w:rFonts w:ascii="Consolas" w:cs="Consolas" w:eastAsia="Consolas" w:hAnsi="Consolas"/>
          <w:sz w:val="18"/>
          <w:szCs w:val="18"/>
          <w:rtl w:val="0"/>
        </w:rPr>
        <w:t xml:space="preserve">   the child's 23.6%               =  23.6%  ×  $6.65  =  $1.57 ceiling</w:t>
      </w:r>
      <w:r>
        <w:rPr>
          <w:rtl w:val="0"/>
        </w:rPr>
      </w:r>
    </w:p>
    <w:p w:rsidR="00000000" w:rsidDel="00000000" w:rsidP="00000000" w:rsidRDefault="00000000" w:rsidRPr="00000000" w14:paraId="0000003C">
      <w:pPr>
        <w:spacing w:after="130" w:lineRule="auto"/>
        <w:rPr/>
      </w:pPr>
      <w:r>
        <w:rPr>
          <w:rtl w:val="0"/>
        </w:rPr>
        <w:t xml:space="preserve">These are not increases. Campaign B was never priced at the child's $0.67 — $0.95 is what a product-page click is worth on that campaign once its 19.4% is weighted against the 31 clicks behind it. And note Campaign A: 30% measured would have given $2.00 on a straight switch, but on 40 clicks it earns $1.87. The last stretch of that gap is released as the sample grows. A campaign that genuinely converts better can afford more, and it had to deliver 15 clicks to prove it. Every row states which basis it used and why.</w:t>
      </w:r>
    </w:p>
    <w:p w:rsidR="00000000" w:rsidDel="00000000" w:rsidP="00000000" w:rsidRDefault="00000000" w:rsidRPr="00000000" w14:paraId="0000003D">
      <w:pPr>
        <w:spacing w:after="130" w:lineRule="auto"/>
        <w:rPr/>
      </w:pPr>
      <w:r>
        <w:rPr>
          <w:b w:val="1"/>
          <w:bCs w:val="1"/>
          <w:rtl w:val="0"/>
        </w:rPr>
        <w:t xml:space="preserve">And a ceiling is not a price.</w:t>
      </w:r>
      <w:r>
        <w:rPr>
          <w:rtl w:val="0"/>
        </w:rPr>
        <w:t xml:space="preserve"> It says what a click may cost before it stops paying; where the bid actually sits inside that ceiling is a separate decision, taken on where the clicks are landing. A campaign with a $0.95 ceiling and a third of its clicks on product pages still cuts its base.</w:t>
      </w:r>
    </w:p>
    <w:p w:rsidR="00000000" w:rsidDel="00000000" w:rsidP="00000000" w:rsidRDefault="00000000" w:rsidRPr="00000000" w14:paraId="0000003E">
      <w:pPr>
        <w:spacing w:after="130" w:lineRule="auto"/>
        <w:rPr/>
      </w:pPr>
      <w:r>
        <w:rPr>
          <w:rtl w:val="0"/>
        </w:rPr>
        <w:t xml:space="preserve">There is no fixed corridor around the child's figure, because a campaign's ceiling is not measured against it — each is derived from its own conversion. What keeps a ceiling honest is the five bounds and the delivery gate below.</w:t>
      </w:r>
    </w:p>
    <w:p w:rsidR="00000000" w:rsidDel="00000000" w:rsidP="00000000" w:rsidRDefault="00000000" w:rsidRPr="00000000" w14:paraId="0000003F">
      <w:pPr>
        <w:pBdr>
          <w:bottom w:color="bfbfbf" w:space="0" w:sz="6" w:val="single"/>
        </w:pBdr>
        <w:spacing w:after="160" w:before="60" w:lineRule="auto"/>
        <w:rPr/>
      </w:pPr>
      <w:r>
        <w:rPr>
          <w:rtl w:val="0"/>
        </w:rPr>
      </w:r>
    </w:p>
    <w:p w:rsidR="00000000" w:rsidDel="00000000" w:rsidP="00000000" w:rsidRDefault="00000000" w:rsidRPr="00000000" w14:paraId="00000040">
      <w:pPr>
        <w:pStyle w:val="Heading1"/>
        <w:spacing w:after="140" w:before="320" w:lineRule="auto"/>
        <w:rPr/>
      </w:pPr>
      <w:r>
        <w:rPr>
          <w:b w:val="1"/>
          <w:bCs w:val="1"/>
          <w:color w:val="1f3864"/>
          <w:sz w:val="28"/>
          <w:szCs w:val="28"/>
          <w:rtl w:val="0"/>
        </w:rPr>
        <w:t xml:space="preserve">4. Two decisions, one calculation</w:t>
      </w:r>
      <w:r>
        <w:rPr>
          <w:rtl w:val="0"/>
        </w:rPr>
      </w:r>
    </w:p>
    <w:p w:rsidR="00000000" w:rsidDel="00000000" w:rsidP="00000000" w:rsidRDefault="00000000" w:rsidRPr="00000000" w14:paraId="00000041">
      <w:pPr>
        <w:spacing w:after="130" w:lineRule="auto"/>
        <w:rPr/>
      </w:pPr>
      <w:r>
        <w:rPr>
          <w:rtl w:val="0"/>
        </w:rPr>
        <w:t xml:space="preserve">Every write moves at most two things: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base</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a decision.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effective top-of-search price</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a decision.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modifier</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w:t>
      </w:r>
      <w:r>
        <w:rPr>
          <w:rFonts w:ascii="Calibri" w:cs="Calibri" w:eastAsia="Calibri" w:hAnsi="Calibri"/>
          <w:b w:val="0"/>
          <w:bCs w:val="0"/>
          <w:i w:val="1"/>
          <w:iCs w:val="1"/>
          <w:smallCaps w:val="0"/>
          <w:strike w:val="0"/>
          <w:color w:val="000000"/>
          <w:sz w:val="21"/>
          <w:szCs w:val="21"/>
          <w:u w:val="none"/>
          <w:shd w:fill="auto" w:val="clear"/>
          <w:vertAlign w:val="baseline"/>
          <w:rtl w:val="0"/>
        </w:rPr>
        <w:t xml:space="preserve">not</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decision. Solved backward: </w:t>
      </w:r>
      <w:r>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modifier = (target price ÷ base) − 1</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5">
      <w:pPr>
        <w:spacing w:after="130" w:lineRule="auto"/>
        <w:rPr/>
      </w:pPr>
      <w:r>
        <w:rPr>
          <w:rtl w:val="0"/>
        </w:rPr>
        <w:t xml:space="preserve">You decide what top of search should cost, you know the base, and the modifier is whatever makes those two true.</w:t>
      </w:r>
    </w:p>
    <w:p w:rsidR="00000000" w:rsidDel="00000000" w:rsidP="00000000" w:rsidRDefault="00000000" w:rsidRPr="00000000" w14:paraId="00000046">
      <w:pPr>
        <w:spacing w:after="130" w:lineRule="auto"/>
        <w:rPr/>
      </w:pPr>
      <w:r>
        <w:rPr>
          <w:rtl w:val="0"/>
        </w:rPr>
        <w:t xml:space="preserve">The base and the top-of-search price are the two things anyone argues about. The modifier is just what makes them true, so it is never chosen — it is divided out at the end.</w:t>
      </w:r>
    </w:p>
    <w:p w:rsidR="00000000" w:rsidDel="00000000" w:rsidP="00000000" w:rsidRDefault="00000000" w:rsidRPr="00000000" w14:paraId="00000047">
      <w:pPr>
        <w:keepNext w:val="1"/>
        <w:spacing w:after="130" w:lineRule="auto"/>
        <w:rPr/>
      </w:pPr>
      <w:r>
        <w:rPr>
          <w:b w:val="1"/>
          <w:bCs w:val="1"/>
          <w:rtl w:val="0"/>
        </w:rPr>
        <w:t xml:space="preserve">Where each target price comes from — and what actually gets written.</w:t>
      </w:r>
      <w:r>
        <w:rPr>
          <w:rtl w:val="0"/>
        </w:rPr>
        <w:t xml:space="preserve"> Three different origins, one piece of arithmetic. The target is where the term is headed; </w:t>
      </w:r>
      <w:r>
        <w:rPr>
          <w:b w:val="1"/>
          <w:bCs w:val="1"/>
          <w:rtl w:val="0"/>
        </w:rPr>
        <w:t xml:space="preserve">the write is one capped step toward it</w:t>
      </w:r>
      <w:r>
        <w:rPr>
          <w:rtl w:val="0"/>
        </w:rPr>
        <w:t xml:space="preserve">, and each step is a test.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1f3864" w:val="clear"/>
            <w:tcMar>
              <w:top w:w="80.0" w:type="dxa"/>
              <w:left w:w="110.0" w:type="dxa"/>
              <w:bottom w:w="80.0" w:type="dxa"/>
              <w:right w:w="110.0" w:type="dxa"/>
            </w:tcMar>
          </w:tcPr>
          <w:p w:rsidR="00000000" w:rsidDel="00000000" w:rsidP="00000000" w:rsidRDefault="00000000" w:rsidRPr="00000000" w14:paraId="00000048">
            <w:pPr>
              <w:keepNext w:val="1"/>
              <w:spacing w:after="20" w:before="20" w:lineRule="auto"/>
              <w:rPr/>
            </w:pPr>
            <w:r>
              <w:rPr>
                <w:b w:val="1"/>
                <w:bCs w:val="1"/>
                <w:color w:val="ffffff"/>
                <w:sz w:val="19"/>
                <w:szCs w:val="19"/>
                <w:rtl w:val="0"/>
              </w:rPr>
              <w:t xml:space="preserve">Target price</w:t>
            </w:r>
            <w:r>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49">
            <w:pPr>
              <w:keepNext w:val="1"/>
              <w:spacing w:after="20" w:before="20" w:lineRule="auto"/>
              <w:rPr/>
            </w:pPr>
            <w:r>
              <w:rPr>
                <w:b w:val="1"/>
                <w:bCs w:val="1"/>
                <w:color w:val="ffffff"/>
                <w:sz w:val="19"/>
                <w:szCs w:val="19"/>
                <w:rtl w:val="0"/>
              </w:rPr>
              <w:t xml:space="preserve">Where the target comes from</w:t>
            </w:r>
            <w:r>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4A">
            <w:pPr>
              <w:keepNext w:val="1"/>
              <w:spacing w:after="20" w:before="20" w:lineRule="auto"/>
              <w:rPr/>
            </w:pPr>
            <w:r>
              <w:rPr>
                <w:b w:val="1"/>
                <w:bCs w:val="1"/>
                <w:color w:val="ffffff"/>
                <w:sz w:val="19"/>
                <w:szCs w:val="19"/>
                <w:rtl w:val="0"/>
              </w:rPr>
              <w:t xml:space="preserve">This write</w:t>
            </w:r>
            <w:r>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4B">
            <w:pPr>
              <w:keepNext w:val="1"/>
              <w:spacing w:after="20" w:before="20" w:lineRule="auto"/>
              <w:rPr/>
            </w:pPr>
            <w:r>
              <w:rPr>
                <w:b w:val="1"/>
                <w:bCs w:val="1"/>
                <w:color w:val="ffffff"/>
                <w:sz w:val="19"/>
                <w:szCs w:val="19"/>
                <w:rtl w:val="0"/>
              </w:rPr>
              <w:t xml:space="preserve">Modifier written</w:t>
            </w:r>
            <w:r>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4C">
            <w:pPr>
              <w:keepNext w:val="1"/>
              <w:spacing w:after="20" w:before="20" w:lineRule="auto"/>
              <w:rPr/>
            </w:pPr>
            <w:r>
              <w:rPr>
                <w:b w:val="1"/>
                <w:bCs w:val="1"/>
                <w:rtl w:val="0"/>
              </w:rPr>
              <w:t xml:space="preserve">$1.57</w:t>
            </w:r>
            <w:r>
              <w:rPr>
                <w:rtl w:val="0"/>
              </w:rPr>
              <w:t xml:space="preserve"> — the ceiling</w:t>
            </w:r>
          </w:p>
        </w:tc>
        <w:tc>
          <w:tcPr>
            <w:tcMar>
              <w:top w:w="70.0" w:type="dxa"/>
              <w:left w:w="110.0" w:type="dxa"/>
              <w:bottom w:w="70.0" w:type="dxa"/>
              <w:right w:w="110.0" w:type="dxa"/>
            </w:tcMar>
          </w:tcPr>
          <w:p w:rsidR="00000000" w:rsidDel="00000000" w:rsidP="00000000" w:rsidRDefault="00000000" w:rsidRPr="00000000" w14:paraId="0000004D">
            <w:pPr>
              <w:keepNext w:val="1"/>
              <w:spacing w:after="20" w:before="20" w:lineRule="auto"/>
              <w:rPr/>
            </w:pPr>
            <w:r>
              <w:rPr>
                <w:rtl w:val="0"/>
              </w:rPr>
              <w:t xml:space="preserve">Contribution × top-of-search conversion: the child's rate below 15 clicks, blended by click count from 15 to 49, the campaign's own from 50</w:t>
            </w:r>
          </w:p>
        </w:tc>
        <w:tc>
          <w:tcPr>
            <w:tcMar>
              <w:top w:w="70.0" w:type="dxa"/>
              <w:left w:w="110.0" w:type="dxa"/>
              <w:bottom w:w="70.0" w:type="dxa"/>
              <w:right w:w="110.0" w:type="dxa"/>
            </w:tcMar>
          </w:tcPr>
          <w:p w:rsidR="00000000" w:rsidDel="00000000" w:rsidP="00000000" w:rsidRDefault="00000000" w:rsidRPr="00000000" w14:paraId="0000004E">
            <w:pPr>
              <w:keepNext w:val="1"/>
              <w:spacing w:after="20" w:before="20" w:lineRule="auto"/>
              <w:rPr/>
            </w:pPr>
            <w:r>
              <w:rPr>
                <w:rtl w:val="0"/>
              </w:rPr>
              <w:t xml:space="preserve">from $1.26 → </w:t>
            </w:r>
            <w:r>
              <w:rPr>
                <w:b w:val="1"/>
                <w:bCs w:val="1"/>
                <w:rtl w:val="0"/>
              </w:rPr>
              <w:t xml:space="preserve">$1.57</w:t>
            </w:r>
            <w:r>
              <w:rPr>
                <w:rtl w:val="0"/>
              </w:rPr>
              <w:t xml:space="preserve">, a 25% climb, inside the cap, so one step reaches it</w:t>
            </w:r>
          </w:p>
        </w:tc>
        <w:tc>
          <w:tcPr>
            <w:tcMar>
              <w:top w:w="70.0" w:type="dxa"/>
              <w:left w:w="110.0" w:type="dxa"/>
              <w:bottom w:w="70.0" w:type="dxa"/>
              <w:right w:w="110.0" w:type="dxa"/>
            </w:tcMar>
          </w:tcPr>
          <w:p w:rsidR="00000000" w:rsidDel="00000000" w:rsidP="00000000" w:rsidRDefault="00000000" w:rsidRPr="00000000" w14:paraId="0000004F">
            <w:pPr>
              <w:keepNext w:val="1"/>
              <w:spacing w:after="20" w:before="20" w:lineRule="auto"/>
              <w:rPr/>
            </w:pPr>
            <w:r>
              <w:rPr>
                <w:rtl w:val="0"/>
              </w:rPr>
              <w:t xml:space="preserve">134%</w:t>
            </w:r>
          </w:p>
        </w:tc>
      </w:tr>
      <w:tr>
        <w:trPr>
          <w:cantSplit w:val="1"/>
          <w:tblHeader w:val="0"/>
        </w:trPr>
        <w:tc>
          <w:tcPr>
            <w:shd w:fill="f2f2f2" w:val="clear"/>
            <w:tcMar>
              <w:top w:w="70.0" w:type="dxa"/>
              <w:left w:w="110.0" w:type="dxa"/>
              <w:bottom w:w="70.0" w:type="dxa"/>
              <w:right w:w="110.0" w:type="dxa"/>
            </w:tcMar>
          </w:tcPr>
          <w:p w:rsidR="00000000" w:rsidDel="00000000" w:rsidP="00000000" w:rsidRDefault="00000000" w:rsidRPr="00000000" w14:paraId="00000050">
            <w:pPr>
              <w:keepNext w:val="1"/>
              <w:spacing w:after="20" w:before="20" w:lineRule="auto"/>
              <w:rPr/>
            </w:pPr>
            <w:r>
              <w:rPr>
                <w:b w:val="1"/>
                <w:bCs w:val="1"/>
                <w:rtl w:val="0"/>
              </w:rPr>
              <w:t xml:space="preserve">$2.34</w:t>
            </w:r>
            <w:r>
              <w:rPr>
                <w:rtl w:val="0"/>
              </w:rPr>
              <w:t xml:space="preserve"> — an earned level, held</w:t>
            </w:r>
          </w:p>
        </w:tc>
        <w:tc>
          <w:tcPr>
            <w:shd w:fill="f2f2f2" w:val="clear"/>
            <w:tcMar>
              <w:top w:w="70.0" w:type="dxa"/>
              <w:left w:w="110.0" w:type="dxa"/>
              <w:bottom w:w="70.0" w:type="dxa"/>
              <w:right w:w="110.0" w:type="dxa"/>
            </w:tcMar>
          </w:tcPr>
          <w:p w:rsidR="00000000" w:rsidDel="00000000" w:rsidP="00000000" w:rsidRDefault="00000000" w:rsidRPr="00000000" w14:paraId="00000051">
            <w:pPr>
              <w:keepNext w:val="1"/>
              <w:spacing w:after="20" w:before="20" w:lineRule="auto"/>
              <w:rPr/>
            </w:pPr>
            <w:r>
              <w:rPr>
                <w:rtl w:val="0"/>
              </w:rPr>
              <w:t xml:space="preserve">The price this campaign was already paying and has the delivery to justify. Held while the base steps down, so the mix moves and the position does not</w:t>
            </w:r>
          </w:p>
        </w:tc>
        <w:tc>
          <w:tcPr>
            <w:shd w:fill="f2f2f2" w:val="clear"/>
            <w:tcMar>
              <w:top w:w="70.0" w:type="dxa"/>
              <w:left w:w="110.0" w:type="dxa"/>
              <w:bottom w:w="70.0" w:type="dxa"/>
              <w:right w:w="110.0" w:type="dxa"/>
            </w:tcMar>
          </w:tcPr>
          <w:p w:rsidR="00000000" w:rsidDel="00000000" w:rsidP="00000000" w:rsidRDefault="00000000" w:rsidRPr="00000000" w14:paraId="00000052">
            <w:pPr>
              <w:keepNext w:val="1"/>
              <w:spacing w:after="20" w:before="20" w:lineRule="auto"/>
              <w:rPr/>
            </w:pPr>
            <w:r>
              <w:rPr>
                <w:b w:val="1"/>
                <w:bCs w:val="1"/>
                <w:rtl w:val="0"/>
              </w:rPr>
              <w:t xml:space="preserve">$2.34</w:t>
            </w:r>
            <w:r>
              <w:rPr>
                <w:rtl w:val="0"/>
              </w:rPr>
              <w:t xml:space="preserve"> held — nothing to climb; the price is not being raised</w:t>
            </w:r>
          </w:p>
        </w:tc>
        <w:tc>
          <w:tcPr>
            <w:shd w:fill="f2f2f2" w:val="clear"/>
            <w:tcMar>
              <w:top w:w="70.0" w:type="dxa"/>
              <w:left w:w="110.0" w:type="dxa"/>
              <w:bottom w:w="70.0" w:type="dxa"/>
              <w:right w:w="110.0" w:type="dxa"/>
            </w:tcMar>
          </w:tcPr>
          <w:p w:rsidR="00000000" w:rsidDel="00000000" w:rsidP="00000000" w:rsidRDefault="00000000" w:rsidRPr="00000000" w14:paraId="00000053">
            <w:pPr>
              <w:keepNext w:val="1"/>
              <w:spacing w:after="20" w:before="20" w:lineRule="auto"/>
              <w:rPr/>
            </w:pPr>
            <w:r>
              <w:rPr>
                <w:rtl w:val="0"/>
              </w:rPr>
              <w:t xml:space="preserve">249%</w:t>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54">
            <w:pPr>
              <w:spacing w:after="20" w:before="20" w:lineRule="auto"/>
              <w:rPr/>
            </w:pPr>
            <w:r>
              <w:rPr>
                <w:b w:val="1"/>
                <w:bCs w:val="1"/>
                <w:rtl w:val="0"/>
              </w:rPr>
              <w:t xml:space="preserve">$3.22</w:t>
            </w:r>
            <w:r>
              <w:rPr>
                <w:rtl w:val="0"/>
              </w:rPr>
              <w:t xml:space="preserve"> — a rank premium, market-bounded</w:t>
            </w:r>
          </w:p>
        </w:tc>
        <w:tc>
          <w:tcPr>
            <w:tcMar>
              <w:top w:w="70.0" w:type="dxa"/>
              <w:left w:w="110.0" w:type="dxa"/>
              <w:bottom w:w="70.0" w:type="dxa"/>
              <w:right w:w="110.0" w:type="dxa"/>
            </w:tcMar>
          </w:tcPr>
          <w:p w:rsidR="00000000" w:rsidDel="00000000" w:rsidP="00000000" w:rsidRDefault="00000000" w:rsidRPr="00000000" w14:paraId="00000055">
            <w:pPr>
              <w:spacing w:after="20" w:before="20" w:lineRule="auto"/>
              <w:rPr/>
            </w:pPr>
            <w:r>
              <w:rPr>
                <w:rtl w:val="0"/>
              </w:rPr>
              <w:t xml:space="preserve">The ceiling lifted by the binding gap, then held to what the position costs in the auction. Only on a funded ranking push</w:t>
            </w:r>
          </w:p>
        </w:tc>
        <w:tc>
          <w:tcPr>
            <w:tcMar>
              <w:top w:w="70.0" w:type="dxa"/>
              <w:left w:w="110.0" w:type="dxa"/>
              <w:bottom w:w="70.0" w:type="dxa"/>
              <w:right w:w="110.0" w:type="dxa"/>
            </w:tcMar>
          </w:tcPr>
          <w:p w:rsidR="00000000" w:rsidDel="00000000" w:rsidP="00000000" w:rsidRDefault="00000000" w:rsidRPr="00000000" w14:paraId="00000056">
            <w:pPr>
              <w:spacing w:after="20" w:before="20" w:lineRule="auto"/>
              <w:rPr/>
            </w:pPr>
            <w:r>
              <w:rPr>
                <w:rtl w:val="0"/>
              </w:rPr>
              <w:t xml:space="preserve">from $1.26 → </w:t>
            </w:r>
            <w:r>
              <w:rPr>
                <w:b w:val="1"/>
                <w:bCs w:val="1"/>
                <w:rtl w:val="0"/>
              </w:rPr>
              <w:t xml:space="preserve">$1.64</w:t>
            </w:r>
            <w:r>
              <w:rPr>
                <w:rtl w:val="0"/>
              </w:rPr>
              <w:t xml:space="preserve">, capped at 30% of the current price. 381% is the modifier </w:t>
            </w:r>
            <w:r>
              <w:rPr>
                <w:i w:val="1"/>
                <w:iCs w:val="1"/>
                <w:rtl w:val="0"/>
              </w:rPr>
              <w:t xml:space="preserve">at target</w:t>
            </w:r>
            <w:r>
              <w:rPr>
                <w:rtl w:val="0"/>
              </w:rPr>
              <w:t xml:space="preserve">, not one anyone writes today</w:t>
            </w:r>
          </w:p>
        </w:tc>
        <w:tc>
          <w:tcPr>
            <w:tcMar>
              <w:top w:w="70.0" w:type="dxa"/>
              <w:left w:w="110.0" w:type="dxa"/>
              <w:bottom w:w="70.0" w:type="dxa"/>
              <w:right w:w="110.0" w:type="dxa"/>
            </w:tcMar>
          </w:tcPr>
          <w:p w:rsidR="00000000" w:rsidDel="00000000" w:rsidP="00000000" w:rsidRDefault="00000000" w:rsidRPr="00000000" w14:paraId="00000057">
            <w:pPr>
              <w:spacing w:after="20" w:before="20" w:lineRule="auto"/>
              <w:rPr/>
            </w:pPr>
            <w:r>
              <w:rPr>
                <w:rtl w:val="0"/>
              </w:rPr>
              <w:t xml:space="preserve">145%</w:t>
            </w:r>
          </w:p>
        </w:tc>
      </w:tr>
    </w:tbl>
    <w:p w:rsidR="00000000" w:rsidDel="00000000" w:rsidP="00000000" w:rsidRDefault="00000000" w:rsidRPr="00000000" w14:paraId="00000058">
      <w:pPr>
        <w:spacing w:after="140" w:lineRule="auto"/>
        <w:rPr/>
      </w:pPr>
      <w:r>
        <w:rPr>
          <w:rtl w:val="0"/>
        </w:rPr>
      </w:r>
    </w:p>
    <w:p w:rsidR="00000000" w:rsidDel="00000000" w:rsidP="00000000" w:rsidRDefault="00000000" w:rsidRPr="00000000" w14:paraId="00000059">
      <w:pPr>
        <w:spacing w:after="130" w:lineRule="auto"/>
        <w:rPr/>
      </w:pPr>
      <w:r>
        <w:rPr>
          <w:b w:val="1"/>
          <w:bCs w:val="1"/>
          <w:rtl w:val="0"/>
        </w:rPr>
        <w:t xml:space="preserve">$3.22 is a destination, not an instruction.</w:t>
      </w:r>
      <w:r>
        <w:rPr>
          <w:rtl w:val="0"/>
        </w:rPr>
        <w:t xml:space="preserve"> Nothing goes there in one move. From $1.26 the climb takes four writes at 30% a write — $1.64, $2.13, $2.77, $3.22 — with the modifier re-solved each time against wherever the base has landed, and each step read before the next is sized.</w:t>
      </w:r>
    </w:p>
    <w:p w:rsidR="00000000" w:rsidDel="00000000" w:rsidP="00000000" w:rsidRDefault="00000000" w:rsidRPr="00000000" w14:paraId="0000005A">
      <w:pPr>
        <w:spacing w:after="130" w:lineRule="auto"/>
        <w:rPr/>
      </w:pPr>
      <w:r>
        <w:rPr>
          <w:b w:val="1"/>
          <w:bCs w:val="1"/>
          <w:rtl w:val="0"/>
        </w:rPr>
        <w:t xml:space="preserve">Why the climb cap is a percentage of the current price rather than a fixed amount.</w:t>
      </w:r>
      <w:r>
        <w:rPr>
          <w:rtl w:val="0"/>
        </w:rPr>
        <w:t xml:space="preserve"> A fixed step is too large to attribute on a cheap term and too slow to matter on an expensive one. A percentage behaves the same way at both ends.</w:t>
      </w:r>
    </w:p>
    <w:p w:rsidR="00000000" w:rsidDel="00000000" w:rsidP="00000000" w:rsidRDefault="00000000" w:rsidRPr="00000000" w14:paraId="0000005B">
      <w:pPr>
        <w:spacing w:after="130" w:lineRule="auto"/>
        <w:rPr/>
      </w:pPr>
      <w:r>
        <w:rPr>
          <w:b w:val="1"/>
          <w:bCs w:val="1"/>
          <w:rtl w:val="0"/>
        </w:rPr>
        <w:t xml:space="preserve">And the target is a ceiling on the climb, not a place to arrive.</w:t>
      </w:r>
      <w:r>
        <w:rPr>
          <w:rtl w:val="0"/>
        </w:rPr>
        <w:t xml:space="preserve"> If click share, delivery and rank reach their targets at $2.10, the climb stops at $2.10 and holds. Paying $3.22 for a position already held at $2.10 buys nothing. The cheapest price that holds the position is the answer — the target only says how far we are willing to go looking for it.</w:t>
      </w:r>
    </w:p>
    <w:p w:rsidR="00000000" w:rsidDel="00000000" w:rsidP="00000000" w:rsidRDefault="00000000" w:rsidRPr="00000000" w14:paraId="0000005C">
      <w:pPr>
        <w:spacing w:after="130" w:lineRule="auto"/>
        <w:rPr/>
      </w:pPr>
      <w:r>
        <w:rPr>
          <w:rtl w:val="0"/>
        </w:rPr>
        <w:t xml:space="preserve">The arithmetic is the same every time: decide the price for this write, look at the base, divide. </w:t>
      </w:r>
      <w:r>
        <w:rPr>
          <w:rFonts w:ascii="Consolas" w:cs="Consolas" w:eastAsia="Consolas" w:hAnsi="Consolas"/>
          <w:sz w:val="19"/>
          <w:szCs w:val="19"/>
          <w:rtl w:val="0"/>
        </w:rPr>
        <w:t xml:space="preserve">$1.64 ÷ $0.67 = 2.45</w:t>
      </w:r>
      <w:r>
        <w:rPr>
          <w:rtl w:val="0"/>
        </w:rPr>
        <w:t xml:space="preserve">, so the modifier written is 145%.</w:t>
      </w:r>
    </w:p>
    <w:p w:rsidR="00000000" w:rsidDel="00000000" w:rsidP="00000000" w:rsidRDefault="00000000" w:rsidRPr="00000000" w14:paraId="0000005D">
      <w:pPr>
        <w:spacing w:after="130" w:lineRule="auto"/>
        <w:rPr/>
      </w:pPr>
      <w:r>
        <w:rPr>
          <w:rtl w:val="0"/>
        </w:rPr>
        <w:t xml:space="preserve">Nobody picks 90%. If a modifier appears without one of those three targets behind it, a number was chosen instead of a price being decided.</w:t>
      </w:r>
    </w:p>
    <w:p>
      <w:pPr>
        <w:spacing w:after="130" w:lineRule="auto"/>
        <w:rPr>
          <w:ins w:id="5009" w:author="Claude" w:date="2026-09-25T00:00:00Z"/>
        </w:rPr>
      </w:pPr>
      <w:commentRangeStart w:id="3"/>
      <w:ins w:id="5010" w:author="Claude" w:date="2026-09-25T00:00:00Z">
        <w:r>
          <w:rPr>
            <w:b w:val="1"/>
            <w:bCs w:val="1"/>
            <w:rtl w:val="0"/>
          </w:rPr>
          <w:t xml:space="preserve">Rules are written on prices, never on the modifier. </w:t>
        </w:r>
      </w:ins>
      <w:ins w:id="5011" w:author="Claude" w:date="2026-09-25T00:00:00Z">
        <w:r>
          <w:rPr>
            <w:rtl w:val="0"/>
          </w:rPr>
          <w:t xml:space="preserve">A modifier that rises only to hold the top-of-search price where it is, is not a raise, and no gate may treat it as one: a gate that refuses price increases reads the top-of-search price, not the percentage. If a gate still refuses the price-holding half of a pair, the pair is held whole, or rewritten as a descent to a named point with its own prediction. It is never shipped as a base cut alone: that is the price drifting down as a residue, the defect section 9 exists to prevent.</w:t>
        </w:r>
      </w:ins>
      <w:commentRangeEnd w:id="3"/>
      <w:r>
        <w:rPr>
          <w:rStyle w:val="CommentReference"/>
        </w:rPr>
        <w:commentReference w:id="3"/>
      </w:r>
    </w:p>
    <w:p w:rsidR="00000000" w:rsidDel="00000000" w:rsidP="00000000" w:rsidRDefault="00000000" w:rsidRPr="00000000" w14:paraId="0000005E">
      <w:pPr>
        <w:pBdr>
          <w:bottom w:color="bfbfbf" w:space="0" w:sz="6" w:val="single"/>
        </w:pBdr>
        <w:spacing w:after="160" w:before="60" w:lineRule="auto"/>
        <w:rPr/>
      </w:pPr>
      <w:r>
        <w:rPr>
          <w:rtl w:val="0"/>
        </w:rPr>
      </w:r>
    </w:p>
    <w:p w:rsidR="00000000" w:rsidDel="00000000" w:rsidP="00000000" w:rsidRDefault="00000000" w:rsidRPr="00000000" w14:paraId="0000005F">
      <w:pPr>
        <w:pStyle w:val="Heading1"/>
        <w:spacing w:after="140" w:before="320" w:lineRule="auto"/>
        <w:rPr/>
      </w:pPr>
      <w:r>
        <w:rPr>
          <w:b w:val="1"/>
          <w:bCs w:val="1"/>
          <w:color w:val="1f3864"/>
          <w:sz w:val="28"/>
          <w:szCs w:val="28"/>
          <w:rtl w:val="0"/>
        </w:rPr>
        <w:t xml:space="preserve">5. State both prices, not the percentage</w:t>
      </w:r>
      <w:r>
        <w:rPr>
          <w:rtl w:val="0"/>
        </w:rPr>
      </w:r>
    </w:p>
    <w:p w:rsidR="00000000" w:rsidDel="00000000" w:rsidP="00000000" w:rsidRDefault="00000000" w:rsidRPr="00000000" w14:paraId="00000060">
      <w:pPr>
        <w:spacing w:after="130" w:lineRule="auto"/>
        <w:rPr/>
      </w:pPr>
      <w:r>
        <w:rPr>
          <w:rtl w:val="0"/>
        </w:rPr>
        <w:t xml:space="preserve">What shifts clicks from product pages to top of search is </w:t>
      </w:r>
      <w:r>
        <w:rPr>
          <w:b w:val="1"/>
          <w:bCs w:val="1"/>
          <w:rtl w:val="0"/>
        </w:rPr>
        <w:t xml:space="preserve">the gap between the two prices</w:t>
      </w:r>
      <w:r>
        <w:rPr>
          <w:rtl w:val="0"/>
        </w:rPr>
        <w:t xml:space="preserve"> — not the base on its own, and not the modifier on its own.</w:t>
      </w:r>
    </w:p>
    <w:p w:rsidR="00000000" w:rsidDel="00000000" w:rsidP="00000000" w:rsidRDefault="00000000" w:rsidRPr="00000000" w14:paraId="00000061">
      <w:pPr>
        <w:spacing w:after="130" w:lineRule="auto"/>
        <w:rPr/>
      </w:pPr>
      <w:r>
        <w:rPr>
          <w:rtl w:val="0"/>
        </w:rPr>
        <w:t xml:space="preserve">A modifier is a percentage of a base that is usually not written next to it, so on its own it tells you nothing about what is being paid. "134% modifier" could be $1.57 against $0.67, or $3.02 against $1.29 — the same percentage, twice the money. So every modifier row states the two prices and the multiple between them:</w:t>
      </w:r>
    </w:p>
    <w:p w:rsidR="00000000" w:rsidDel="00000000" w:rsidP="00000000" w:rsidRDefault="00000000" w:rsidRPr="00000000" w14:paraId="00000062">
      <w:pPr>
        <w:pBdr>
          <w:left w:color="1f3864" w:space="10" w:sz="14" w:val="single"/>
        </w:pBdr>
        <w:spacing w:after="140" w:before="80" w:lineRule="auto"/>
        <w:ind w:left="431" w:firstLine="0"/>
        <w:rPr/>
      </w:pPr>
      <w:r>
        <w:rPr>
          <w:rtl w:val="0"/>
        </w:rPr>
        <w:t xml:space="preserve">"Top of search $1.57 against $0.67 on product pages, 2.34 to one."</w:t>
      </w:r>
    </w:p>
    <w:p w:rsidR="00000000" w:rsidDel="00000000" w:rsidP="00000000" w:rsidRDefault="00000000" w:rsidRPr="00000000" w14:paraId="00000063">
      <w:pPr>
        <w:spacing w:after="130" w:lineRule="auto"/>
        <w:rPr/>
      </w:pPr>
      <w:r>
        <w:rPr>
          <w:rtl w:val="0"/>
        </w:rPr>
        <w:t xml:space="preserve">Checkable at a glance. "134% modifier" is not.</w:t>
      </w:r>
    </w:p>
    <w:p w:rsidR="00000000" w:rsidDel="00000000" w:rsidP="00000000" w:rsidRDefault="00000000" w:rsidRPr="00000000" w14:paraId="00000064">
      <w:pPr>
        <w:spacing w:after="130" w:lineRule="auto"/>
        <w:rPr/>
      </w:pPr>
      <w:r>
        <w:rPr>
          <w:b w:val="1"/>
          <w:bCs w:val="1"/>
          <w:rtl w:val="0"/>
        </w:rPr>
        <w:t xml:space="preserve">Target mix: 70–90% of clicks at top of search, product pages at or under 20% — always.</w:t>
      </w:r>
      <w:r>
        <w:rPr>
          <w:rtl w:val="0"/>
        </w:rPr>
        <w:t xml:space="preserve"> It is about where the money lands, not how much of it there is. </w:t>
      </w:r>
      <w:commentRangeStart w:id="4"/>
      <w:del w:id="5012" w:author="Claude" w:date="2026-09-25T00:00:00Z">
        <w:r>
          <w:rPr>
            <w:rtl w:val="0"/>
          </w:rPr>
          <w:delText xml:space="preserve">A campaign paying for product-page clicks is wasting that money whatever its rank position,</w:delText>
        </w:r>
      </w:del>
      <w:ins w:id="5013" w:author="Claude" w:date="2026-09-25T00:00:00Z">
        <w:r>
          <w:rPr>
            <w:rtl w:val="0"/>
          </w:rPr>
          <w:t xml:space="preserve">Product-page clicks do not move keyword rank, so on a ranking row they are off the objective whatever its rank position (inside what product pages afford they still pay for themselves; above it they are waste),</w:t>
        </w:r>
      </w:ins>
      <w:commentRangeEnd w:id="4"/>
      <w:r>
        <w:rPr>
          <w:rStyle w:val="CommentReference"/>
        </w:rPr>
        <w:commentReference w:id="4"/>
      </w:r>
      <w:r>
        <w:rPr>
          <w:rtl w:val="0"/>
        </w:rPr>
        <w:t xml:space="preserve"> so the mix is managed the same way on a term being climbed and a term being held. What varies between them is the </w:t>
      </w:r>
      <w:r>
        <w:rPr>
          <w:i w:val="1"/>
          <w:iCs w:val="1"/>
          <w:rtl w:val="0"/>
        </w:rPr>
        <w:t xml:space="preserve">price</w:t>
      </w:r>
      <w:r>
        <w:rPr>
          <w:rtl w:val="0"/>
        </w:rPr>
        <w:t xml:space="preserve">: the ceiling alone, or the ceiling plus a sized premium.</w:t>
      </w:r>
    </w:p>
    <w:p w:rsidR="00000000" w:rsidDel="00000000" w:rsidP="00000000" w:rsidRDefault="00000000" w:rsidRPr="00000000" w14:paraId="00000065">
      <w:pPr>
        <w:spacing w:after="130" w:lineRule="auto"/>
        <w:rPr/>
      </w:pPr>
      <w:r>
        <w:rPr>
          <w:b w:val="1"/>
          <w:bCs w:val="1"/>
          <w:rtl w:val="0"/>
        </w:rPr>
        <w:t xml:space="preserve">Clicks, never impressions.</w:t>
      </w:r>
      <w:r>
        <w:rPr>
          <w:rtl w:val="0"/>
        </w:rPr>
        <w:t xml:space="preserve"> Product pages take roughly 70% of impressions and about a third of clicks — optimising impression share moves the wrong number. Top-of-search </w:t>
      </w:r>
      <w:r>
        <w:rPr>
          <w:i w:val="1"/>
          <w:iCs w:val="1"/>
          <w:rtl w:val="0"/>
        </w:rPr>
        <w:t xml:space="preserve">impression</w:t>
      </w:r>
      <w:r>
        <w:rPr>
          <w:rtl w:val="0"/>
        </w:rPr>
        <w:t xml:space="preserve"> share is tracked separately on ranking rows, because it answers a different question: whether our bid clears the auction at all. We can hold 90% of our clicks at top of search while appearing in 1% of available auctions — good mix, no volume.</w:t>
      </w:r>
    </w:p>
    <w:p w:rsidR="00000000" w:rsidDel="00000000" w:rsidP="00000000" w:rsidRDefault="00000000" w:rsidRPr="00000000" w14:paraId="00000066">
      <w:pPr>
        <w:pBdr>
          <w:bottom w:color="bfbfbf" w:space="0" w:sz="6" w:val="single"/>
        </w:pBdr>
        <w:spacing w:after="160" w:before="60" w:lineRule="auto"/>
        <w:rPr/>
      </w:pPr>
      <w:r>
        <w:rPr>
          <w:rtl w:val="0"/>
        </w:rPr>
      </w:r>
    </w:p>
    <w:p w:rsidR="00000000" w:rsidDel="00000000" w:rsidP="00000000" w:rsidRDefault="00000000" w:rsidRPr="00000000" w14:paraId="00000067">
      <w:pPr>
        <w:pStyle w:val="Heading1"/>
        <w:spacing w:after="140" w:before="320" w:lineRule="auto"/>
        <w:rPr/>
      </w:pPr>
      <w:r>
        <w:rPr>
          <w:b w:val="1"/>
          <w:bCs w:val="1"/>
          <w:color w:val="1f3864"/>
          <w:sz w:val="28"/>
          <w:szCs w:val="28"/>
          <w:rtl w:val="0"/>
        </w:rPr>
        <w:t xml:space="preserve">6. How far above the ceiling — the gap decides</w:t>
      </w:r>
      <w:r>
        <w:rPr>
          <w:rtl w:val="0"/>
        </w:rPr>
      </w:r>
    </w:p>
    <w:p>
      <w:pPr>
        <w:spacing w:after="130" w:lineRule="auto"/>
        <w:rPr>
          <w:ins w:id="5014" w:author="Claude" w:date="2026-09-25T00:00:00Z"/>
        </w:rPr>
      </w:pPr>
      <w:commentRangeStart w:id="5"/>
      <w:ins w:id="5015" w:author="Claude" w:date="2026-09-25T00:00:00Z">
        <w:r>
          <w:rPr>
            <w:b w:val="1"/>
            <w:bCs w:val="1"/>
            <w:rtl w:val="0"/>
          </w:rPr>
          <w:t xml:space="preserve">Posture comes first. </w:t>
        </w:r>
      </w:ins>
      <w:ins w:id="5016" w:author="Claude" w:date="2026-09-25T00:00:00Z">
        <w:r>
          <w:rPr>
            <w:rtl w:val="0"/>
          </w:rPr>
          <w:t xml:space="preserve">Read the product's TACoS against its stage band (SOP-26) before any premium is sized. Within band or elevated: premiums are sized as below. Breach (1.5 to 2 times the band ceiling): no new push, and no premium on a row whose push is not already funded. Code red (over 2 times, or over 1.5 times for two validated weeks): no premium at all; every placement is priced at or under its ceiling, top-of-search price increases are frozen, and cuts run in loss-dollar order. The envelope a push is funded from is a named weekly dollar figure per product, set at the monthly review and scored against the product's TACoS band; a push the envelope cannot carry is written as a shortfall (section 11), not funded.</w:t>
        </w:r>
      </w:ins>
      <w:commentRangeEnd w:id="5"/>
      <w:r>
        <w:rPr>
          <w:rStyle w:val="CommentReference"/>
        </w:rPr>
        <w:commentReference w:id="5"/>
      </w:r>
    </w:p>
    <w:p w:rsidR="00000000" w:rsidDel="00000000" w:rsidP="00000000" w:rsidRDefault="00000000" w:rsidRPr="00000000" w14:paraId="00000068">
      <w:pPr>
        <w:spacing w:after="140" w:lineRule="auto"/>
        <w:rPr/>
      </w:pPr>
      <w:r>
        <w:rPr>
          <w:rtl w:val="0"/>
        </w:rPr>
        <w:t xml:space="preserve">Two gaps are measured, and </w:t>
      </w:r>
      <w:r>
        <w:rPr>
          <w:b w:val="1"/>
          <w:bCs w:val="1"/>
          <w:rtl w:val="0"/>
        </w:rPr>
        <w:t xml:space="preserve">the binding one governs</w:t>
      </w:r>
      <w:r>
        <w:rPr>
          <w:rtl w:val="0"/>
        </w:rPr>
        <w:t xml:space="preserve">:</w:t>
      </w:r>
    </w:p>
    <w:p w:rsidR="00000000" w:rsidDel="00000000" w:rsidP="00000000" w:rsidRDefault="00000000" w:rsidRPr="00000000" w14:paraId="00000069">
      <w:pPr>
        <w:shd w:fill="f7f7f7" w:val="clear"/>
        <w:spacing w:before="60" w:lineRule="auto"/>
        <w:ind w:left="280" w:firstLine="0"/>
        <w:rPr>
          <w:rFonts w:ascii="Consolas" w:cs="Consolas" w:eastAsia="Consolas" w:hAnsi="Consolas"/>
          <w:sz w:val="18"/>
          <w:szCs w:val="18"/>
        </w:rPr>
      </w:pPr>
      <w:r>
        <w:rPr>
          <w:rFonts w:ascii="Consolas" w:cs="Consolas" w:eastAsia="Consolas" w:hAnsi="Consolas"/>
          <w:sz w:val="18"/>
          <w:szCs w:val="18"/>
          <w:rtl w:val="0"/>
        </w:rPr>
        <w:t xml:space="preserve">rank gap </w:t>
        <w:tab/>
      </w:r>
      <w:commentRangeStart w:id="6"/>
      <w:del w:id="5017" w:author="Claude" w:date="2026-09-25T00:00:00Z">
        <w:r>
          <w:rPr>
            <w:rFonts w:ascii="Consolas" w:cs="Consolas" w:eastAsia="Consolas" w:hAnsi="Consolas"/>
            <w:sz w:val="18"/>
            <w:szCs w:val="18"/>
            <w:rtl w:val="0"/>
          </w:rPr>
          <w:delText xml:space="preserve">= organic rank ÷ target rank</w:delText>
        </w:r>
      </w:del>
      <w:ins w:id="5018" w:author="Claude" w:date="2026-09-25T00:00:00Z">
        <w:r>
          <w:rPr>
            <w:rFonts w:ascii="Consolas" w:cs="Consolas" w:eastAsia="Consolas" w:hAnsi="Consolas"/>
            <w:sz w:val="18"/>
            <w:szCs w:val="18"/>
            <w:rtl w:val="0"/>
          </w:rPr>
          <w:t xml:space="preserve">= organic rank − target rank, in positions (7-day median from the rank history)</w:t>
        </w:r>
      </w:ins>
      <w:commentRangeEnd w:id="6"/>
      <w:r>
        <w:rPr>
          <w:rStyle w:val="CommentReference"/>
        </w:rPr>
        <w:commentReference w:id="6"/>
      </w:r>
    </w:p>
    <w:p w:rsidR="00000000" w:rsidDel="00000000" w:rsidP="00000000" w:rsidRDefault="00000000" w:rsidRPr="00000000" w14:paraId="0000006A">
      <w:pPr>
        <w:shd w:fill="f7f7f7" w:val="clear"/>
        <w:ind w:left="280" w:firstLine="0"/>
        <w:rPr>
          <w:rFonts w:ascii="Consolas" w:cs="Consolas" w:eastAsia="Consolas" w:hAnsi="Consolas"/>
          <w:sz w:val="18"/>
          <w:szCs w:val="18"/>
        </w:rPr>
      </w:pPr>
      <w:r>
        <w:rPr>
          <w:rFonts w:ascii="Consolas" w:cs="Consolas" w:eastAsia="Consolas" w:hAnsi="Consolas"/>
          <w:sz w:val="18"/>
          <w:szCs w:val="18"/>
          <w:rtl w:val="0"/>
        </w:rPr>
        <w:t xml:space="preserve">delivery gap = required clicks/day ÷ actual top-of-search clicks/day</w:t>
      </w:r>
    </w:p>
    <w:p w:rsidR="00000000" w:rsidDel="00000000" w:rsidP="00000000" w:rsidRDefault="00000000" w:rsidRPr="00000000" w14:paraId="0000006B">
      <w:pPr>
        <w:shd w:fill="f7f7f7" w:val="clear"/>
        <w:ind w:left="280" w:firstLine="0"/>
        <w:rPr>
          <w:rFonts w:ascii="Consolas" w:cs="Consolas" w:eastAsia="Consolas" w:hAnsi="Consolas"/>
          <w:sz w:val="18"/>
          <w:szCs w:val="18"/>
        </w:rPr>
      </w:pPr>
      <w:r>
        <w:rPr>
          <w:rFonts w:ascii="Consolas" w:cs="Consolas" w:eastAsia="Consolas" w:hAnsi="Consolas"/>
          <w:sz w:val="18"/>
          <w:szCs w:val="18"/>
          <w:rtl w:val="0"/>
        </w:rPr>
        <w:t xml:space="preserve"> </w:t>
      </w:r>
    </w:p>
    <w:p w:rsidR="00000000" w:rsidDel="00000000" w:rsidP="00000000" w:rsidRDefault="00000000" w:rsidRPr="00000000" w14:paraId="0000006C">
      <w:pPr>
        <w:shd w:fill="f7f7f7" w:val="clear"/>
        <w:ind w:left="280" w:firstLine="0"/>
        <w:rPr>
          <w:rFonts w:ascii="Consolas" w:cs="Consolas" w:eastAsia="Consolas" w:hAnsi="Consolas"/>
          <w:sz w:val="18"/>
          <w:szCs w:val="18"/>
        </w:rPr>
      </w:pPr>
      <w:del w:id="5019" w:author="Claude" w:date="2026-09-25T00:00:00Z">
        <w:r>
          <w:rPr>
            <w:rFonts w:ascii="Consolas" w:cs="Consolas" w:eastAsia="Consolas" w:hAnsi="Consolas"/>
            <w:sz w:val="18"/>
            <w:szCs w:val="18"/>
            <w:rtl w:val="0"/>
          </w:rPr>
          <w:delText xml:space="preserve">either gap → lift:   ≤ 1.0  →  none</w:delText>
        </w:r>
      </w:del>
      <w:ins w:id="5020" w:author="Claude" w:date="2026-09-25T00:00:00Z">
        <w:r>
          <w:rPr>
            <w:rFonts w:ascii="Consolas" w:cs="Consolas" w:eastAsia="Consolas" w:hAnsi="Consolas"/>
            <w:sz w:val="18"/>
            <w:szCs w:val="18"/>
            <w:rtl w:val="0"/>
          </w:rPr>
          <w:t xml:space="preserve">rank gap → lift:     ≤ 0 positions  →  none</w:t>
        </w:r>
      </w:ins>
      <w:r>
        <w:rPr>
          <w:rFonts w:ascii="Consolas" w:cs="Consolas" w:eastAsia="Consolas" w:hAnsi="Consolas"/>
          <w:sz w:val="18"/>
          <w:szCs w:val="18"/>
          <w:rtl w:val="0"/>
        </w:rPr>
        <w:t xml:space="preserve"> — the target is being met</w:t>
      </w:r>
    </w:p>
    <w:p w:rsidR="00000000" w:rsidDel="00000000" w:rsidP="00000000" w:rsidRDefault="00000000" w:rsidRPr="00000000" w14:paraId="0000006D">
      <w:pPr>
        <w:shd w:fill="f7f7f7" w:val="clear"/>
        <w:ind w:left="280" w:firstLine="0"/>
        <w:rPr>
          <w:rFonts w:ascii="Consolas" w:cs="Consolas" w:eastAsia="Consolas" w:hAnsi="Consolas"/>
          <w:sz w:val="18"/>
          <w:szCs w:val="18"/>
        </w:rPr>
      </w:pPr>
      <w:r>
        <w:rPr>
          <w:rFonts w:ascii="Consolas" w:cs="Consolas" w:eastAsia="Consolas" w:hAnsi="Consolas"/>
          <w:sz w:val="18"/>
          <w:szCs w:val="18"/>
          <w:rtl w:val="0"/>
        </w:rPr>
        <w:t xml:space="preserve">                     </w:t>
      </w:r>
      <w:del w:id="5021" w:author="Claude" w:date="2026-09-25T00:00:00Z">
        <w:r>
          <w:rPr>
            <w:rFonts w:ascii="Consolas" w:cs="Consolas" w:eastAsia="Consolas" w:hAnsi="Consolas"/>
            <w:sz w:val="18"/>
            <w:szCs w:val="18"/>
            <w:rtl w:val="0"/>
          </w:rPr>
          <w:delText xml:space="preserve">≤ 1.5  →  0.25 — a moderate premium</w:delText>
        </w:r>
      </w:del>
      <w:ins w:id="5022" w:author="Claude" w:date="2026-09-25T00:00:00Z">
        <w:r>
          <w:rPr>
            <w:rFonts w:ascii="Consolas" w:cs="Consolas" w:eastAsia="Consolas" w:hAnsi="Consolas"/>
            <w:sz w:val="18"/>
            <w:szCs w:val="18"/>
            <w:rtl w:val="0"/>
          </w:rPr>
          <w:t xml:space="preserve">1–2 positions  →  0.25 — a moderate premium</w:t>
        </w:r>
      </w:ins>
    </w:p>
    <w:p w:rsidR="00000000" w:rsidDel="00000000" w:rsidP="00000000" w:rsidRDefault="00000000" w:rsidRPr="00000000" w14:paraId="0000006E">
      <w:pPr>
        <w:shd w:fill="f7f7f7" w:val="clear"/>
        <w:spacing w:after="140" w:lineRule="auto"/>
        <w:ind w:left="280" w:firstLine="0"/>
        <w:rPr>
          <w:rFonts w:ascii="Consolas" w:cs="Consolas" w:eastAsia="Consolas" w:hAnsi="Consolas"/>
          <w:sz w:val="18"/>
          <w:szCs w:val="18"/>
        </w:rPr>
      </w:pPr>
      <w:r>
        <w:rPr>
          <w:rFonts w:ascii="Consolas" w:cs="Consolas" w:eastAsia="Consolas" w:hAnsi="Consolas"/>
          <w:sz w:val="18"/>
          <w:szCs w:val="18"/>
          <w:rtl w:val="0"/>
        </w:rPr>
        <w:t xml:space="preserve">                 </w:t>
        <w:tab/>
      </w:r>
      <w:del w:id="5023" w:author="Claude" w:date="2026-09-25T00:00:00Z">
        <w:r>
          <w:rPr>
            <w:rFonts w:ascii="Consolas" w:cs="Consolas" w:eastAsia="Consolas" w:hAnsi="Consolas"/>
            <w:sz w:val="18"/>
            <w:szCs w:val="18"/>
            <w:rtl w:val="0"/>
          </w:rPr>
          <w:delText xml:space="preserve">&gt; 1.5  →  (ratio − 1) × 0.5</w:delText>
        </w:r>
      </w:del>
      <w:ins w:id="5024" w:author="Claude" w:date="2026-09-25T00:00:00Z">
        <w:r>
          <w:rPr>
            <w:rFonts w:ascii="Consolas" w:cs="Consolas" w:eastAsia="Consolas" w:hAnsi="Consolas"/>
            <w:sz w:val="18"/>
            <w:szCs w:val="18"/>
            <w:rtl w:val="0"/>
          </w:rPr>
          <w:t xml:space="preserve">3+ positions   →  0.25 + 0.08 × (positions − 2)</w:t>
        </w:r>
      </w:ins>
    </w:p>
    <w:p>
      <w:pPr>
        <w:shd w:fill="f7f7f7" w:val="clear"/>
        <w:spacing w:after="140" w:lineRule="auto"/>
        <w:ind w:left="280" w:firstLine="0"/>
        <w:rPr>
          <w:ins w:id="5025" w:author="Claude" w:date="2026-09-25T00:00:00Z"/>
          <w:rFonts w:ascii="Consolas" w:cs="Consolas" w:eastAsia="Consolas" w:hAnsi="Consolas"/>
          <w:sz w:val="18"/>
          <w:szCs w:val="18"/>
        </w:rPr>
      </w:pPr>
      <w:ins w:id="5026" w:author="Claude" w:date="2026-09-25T00:00:00Z">
        <w:r>
          <w:rPr>
            <w:rFonts w:ascii="Consolas" w:cs="Consolas" w:eastAsia="Consolas" w:hAnsi="Consolas"/>
            <w:sz w:val="18"/>
            <w:szCs w:val="18"/>
            <w:rtl w:val="0"/>
          </w:rPr>
          <w:t xml:space="preserve">delivery gap → lift: ≤ 1.0 → none · ≤ 1.5 → 0.25 · &gt; 1.5 → (ratio − 1) × 0.5, on a requirement that passes the checks in section 7</w:t>
        </w:r>
      </w:ins>
    </w:p>
    <w:p w:rsidR="00000000" w:rsidDel="00000000" w:rsidP="00000000" w:rsidRDefault="00000000" w:rsidRPr="00000000" w14:paraId="0000006F">
      <w:pPr>
        <w:spacing w:after="140" w:lineRule="auto"/>
        <w:rPr/>
      </w:pPr>
      <w:r>
        <w:rPr>
          <w:b w:val="1"/>
          <w:bCs w:val="1"/>
          <w:rtl w:val="0"/>
        </w:rPr>
        <w:t xml:space="preserve">The delivery gap lifts the price only when price is the thing in the way.</w:t>
      </w:r>
      <w:r>
        <w:rPr>
          <w:rtl w:val="0"/>
        </w:rPr>
        <w:t xml:space="preserve"> A shortfall has three possible causes and only one of them is priced:</w:t>
      </w:r>
    </w:p>
    <w:p w:rsidR="00000000" w:rsidDel="00000000" w:rsidP="00000000" w:rsidRDefault="00000000" w:rsidRPr="00000000" w14:paraId="00000070">
      <w:pPr>
        <w:spacing w:after="80" w:lineRule="auto"/>
        <w:ind w:left="1080" w:hanging="360"/>
        <w:rPr/>
      </w:pPr>
      <w:r>
        <w:rPr>
          <w:rtl w:val="0"/>
        </w:rPr>
        <w:t xml:space="preserve">●</w:t>
      </w:r>
      <w:r>
        <w:rPr>
          <w:rFonts w:ascii="Times New Roman" w:cs="Times New Roman" w:eastAsia="Times New Roman" w:hAnsi="Times New Roman"/>
          <w:sz w:val="14"/>
          <w:szCs w:val="14"/>
          <w:rtl w:val="0"/>
        </w:rPr>
        <w:t xml:space="preserve">       </w:t>
      </w:r>
      <w:r>
        <w:rPr>
          <w:b w:val="1"/>
          <w:bCs w:val="1"/>
          <w:rtl w:val="0"/>
        </w:rPr>
        <w:t xml:space="preserve">Budget exhausted</w:t>
      </w:r>
      <w:r>
        <w:rPr>
          <w:rtl w:val="0"/>
        </w:rPr>
        <w:t xml:space="preserve"> — the campaign ran out of money, not out of auctions. Raise the budget; the price is not the problem, and every rate on the campaign is truncated until it stops capping out.</w:t>
      </w:r>
    </w:p>
    <w:p w:rsidR="00000000" w:rsidDel="00000000" w:rsidP="00000000" w:rsidRDefault="00000000" w:rsidRPr="00000000" w14:paraId="00000071">
      <w:pPr>
        <w:spacing w:after="80" w:lineRule="auto"/>
        <w:ind w:left="1080" w:hanging="360"/>
        <w:rPr/>
      </w:pPr>
      <w:r>
        <w:rPr>
          <w:rtl w:val="0"/>
        </w:rPr>
        <w:t xml:space="preserve">●</w:t>
      </w:r>
      <w:r>
        <w:rPr>
          <w:rFonts w:ascii="Times New Roman" w:cs="Times New Roman" w:eastAsia="Times New Roman" w:hAnsi="Times New Roman"/>
          <w:sz w:val="14"/>
          <w:szCs w:val="14"/>
          <w:rtl w:val="0"/>
        </w:rPr>
        <w:t xml:space="preserve">       </w:t>
      </w:r>
      <w:r>
        <w:rPr>
          <w:b w:val="1"/>
          <w:bCs w:val="1"/>
          <w:rtl w:val="0"/>
        </w:rPr>
        <w:t xml:space="preserve">Impression share already high</w:t>
      </w:r>
      <w:r>
        <w:rPr>
          <w:rtl w:val="0"/>
        </w:rPr>
        <w:t xml:space="preserve"> — the auctions are being won and the demand is not there at this rank. Re-base the requirement from actuals; more price buys nothing.</w:t>
      </w:r>
    </w:p>
    <w:p w:rsidR="00000000" w:rsidDel="00000000" w:rsidP="00000000" w:rsidRDefault="00000000" w:rsidRPr="00000000" w14:paraId="00000072">
      <w:pPr>
        <w:spacing w:after="80" w:lineRule="auto"/>
        <w:ind w:left="1080" w:hanging="360"/>
        <w:rPr>
          <w:b w:val="1"/>
          <w:bCs w:val="1"/>
        </w:rPr>
      </w:pPr>
      <w:r>
        <w:rPr>
          <w:rtl w:val="0"/>
        </w:rPr>
        <w:t xml:space="preserve">●</w:t>
      </w:r>
      <w:r>
        <w:rPr>
          <w:rFonts w:ascii="Times New Roman" w:cs="Times New Roman" w:eastAsia="Times New Roman" w:hAnsi="Times New Roman"/>
          <w:sz w:val="14"/>
          <w:szCs w:val="14"/>
          <w:rtl w:val="0"/>
        </w:rPr>
        <w:t xml:space="preserve">       </w:t>
      </w:r>
      <w:r>
        <w:rPr>
          <w:b w:val="1"/>
          <w:bCs w:val="1"/>
          <w:rtl w:val="0"/>
        </w:rPr>
        <w:t xml:space="preserve">Budget intact and share low</w:t>
      </w:r>
      <w:r>
        <w:rPr>
          <w:rtl w:val="0"/>
        </w:rPr>
        <w:t xml:space="preserve"> — the bid is not clearing. </w:t>
      </w:r>
      <w:r>
        <w:rPr>
          <w:b w:val="1"/>
          <w:bCs w:val="1"/>
          <w:rtl w:val="0"/>
        </w:rPr>
        <w:t xml:space="preserve">This is the one the delivery gap prices.</w:t>
      </w:r>
    </w:p>
    <w:p w:rsidR="00000000" w:rsidDel="00000000" w:rsidP="00000000" w:rsidRDefault="00000000" w:rsidRPr="00000000" w14:paraId="00000073">
      <w:pPr>
        <w:spacing w:after="140" w:lineRule="auto"/>
        <w:rPr/>
      </w:pPr>
      <w:r>
        <w:rPr>
          <w:rtl w:val="0"/>
        </w:rPr>
        <w:t xml:space="preserve">Check those two conditions before the gap is allowed to lift anything, or the formula will price a lift that the campaign reading later says not to make.</w:t>
      </w:r>
    </w:p>
    <w:p w:rsidR="00000000" w:rsidDel="00000000" w:rsidP="00000000" w:rsidRDefault="00000000" w:rsidRPr="00000000" w14:paraId="00000074">
      <w:pPr>
        <w:spacing w:after="140" w:lineRule="auto"/>
        <w:rPr/>
      </w:pPr>
      <w:r>
        <w:rPr>
          <w:rtl w:val="0"/>
        </w:rPr>
        <w:t xml:space="preserve">A row can be near its rank target and still far from the clicks that hold it, so both gaps are read. Applied to the $1.57 ceiling:</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95"/>
        <w:gridCol w:w="1260"/>
        <w:gridCol w:w="1275"/>
        <w:gridCol w:w="1485"/>
        <w:gridCol w:w="1305"/>
        <w:gridCol w:w="1275"/>
        <w:tblGridChange w:id="0">
          <w:tblGrid>
            <w:gridCol w:w="1350"/>
            <w:gridCol w:w="1395"/>
            <w:gridCol w:w="1260"/>
            <w:gridCol w:w="1275"/>
            <w:gridCol w:w="1485"/>
            <w:gridCol w:w="1305"/>
            <w:gridCol w:w="127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75">
            <w:pPr>
              <w:spacing w:after="20" w:before="20" w:lineRule="auto"/>
              <w:rPr>
                <w:b w:val="1"/>
                <w:bCs w:val="1"/>
                <w:color w:val="ffffff"/>
                <w:sz w:val="19"/>
                <w:szCs w:val="19"/>
              </w:rPr>
            </w:pPr>
            <w:r>
              <w:rPr>
                <w:b w:val="1"/>
                <w:bCs w:val="1"/>
                <w:color w:val="ffffff"/>
                <w:sz w:val="19"/>
                <w:szCs w:val="19"/>
                <w:rtl w:val="0"/>
              </w:rPr>
              <w:t xml:space="preserve">Keyword</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76">
            <w:pPr>
              <w:spacing w:after="20" w:before="20" w:lineRule="auto"/>
              <w:rPr>
                <w:b w:val="1"/>
                <w:bCs w:val="1"/>
                <w:color w:val="ffffff"/>
                <w:sz w:val="19"/>
                <w:szCs w:val="19"/>
              </w:rPr>
            </w:pPr>
            <w:r>
              <w:rPr>
                <w:b w:val="1"/>
                <w:bCs w:val="1"/>
                <w:color w:val="ffffff"/>
                <w:sz w:val="19"/>
                <w:szCs w:val="19"/>
                <w:rtl w:val="0"/>
              </w:rPr>
              <w:t xml:space="preserve">Gap</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77">
            <w:pPr>
              <w:spacing w:after="20" w:before="20" w:lineRule="auto"/>
              <w:rPr>
                <w:b w:val="1"/>
                <w:bCs w:val="1"/>
                <w:color w:val="ffffff"/>
                <w:sz w:val="19"/>
                <w:szCs w:val="19"/>
              </w:rPr>
            </w:pPr>
            <w:r>
              <w:rPr>
                <w:b w:val="1"/>
                <w:bCs w:val="1"/>
                <w:color w:val="ffffff"/>
                <w:sz w:val="19"/>
                <w:szCs w:val="19"/>
                <w:rtl w:val="0"/>
              </w:rPr>
              <w:t xml:space="preserve">Lift</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78">
            <w:pPr>
              <w:spacing w:after="20" w:before="20" w:lineRule="auto"/>
              <w:rPr>
                <w:b w:val="1"/>
                <w:bCs w:val="1"/>
                <w:color w:val="ffffff"/>
                <w:sz w:val="19"/>
                <w:szCs w:val="19"/>
              </w:rPr>
            </w:pPr>
            <w:r>
              <w:rPr>
                <w:b w:val="1"/>
                <w:bCs w:val="1"/>
                <w:color w:val="ffffff"/>
                <w:sz w:val="19"/>
                <w:szCs w:val="19"/>
                <w:rtl w:val="0"/>
              </w:rPr>
              <w:t xml:space="preserve">Gap wants</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79">
            <w:pPr>
              <w:spacing w:after="20" w:before="20" w:lineRule="auto"/>
              <w:rPr>
                <w:b w:val="1"/>
                <w:bCs w:val="1"/>
                <w:color w:val="ffffff"/>
                <w:sz w:val="19"/>
                <w:szCs w:val="19"/>
              </w:rPr>
            </w:pPr>
            <w:r>
              <w:rPr>
                <w:b w:val="1"/>
                <w:bCs w:val="1"/>
                <w:color w:val="ffffff"/>
                <w:sz w:val="19"/>
                <w:szCs w:val="19"/>
                <w:rtl w:val="0"/>
              </w:rPr>
              <w:t xml:space="preserve">Target price</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7A">
            <w:pPr>
              <w:spacing w:after="20" w:before="20" w:lineRule="auto"/>
              <w:rPr>
                <w:b w:val="1"/>
                <w:bCs w:val="1"/>
                <w:color w:val="ffffff"/>
                <w:sz w:val="19"/>
                <w:szCs w:val="19"/>
              </w:rPr>
            </w:pPr>
            <w:r>
              <w:rPr>
                <w:b w:val="1"/>
                <w:bCs w:val="1"/>
                <w:color w:val="ffffff"/>
                <w:sz w:val="19"/>
                <w:szCs w:val="19"/>
                <w:rtl w:val="0"/>
              </w:rPr>
              <w:t xml:space="preserve">Cost per order</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7B">
            <w:pPr>
              <w:spacing w:after="20" w:before="20" w:lineRule="auto"/>
              <w:rPr>
                <w:b w:val="1"/>
                <w:bCs w:val="1"/>
                <w:color w:val="ffffff"/>
                <w:sz w:val="19"/>
                <w:szCs w:val="19"/>
              </w:rPr>
            </w:pPr>
            <w:r>
              <w:rPr>
                <w:b w:val="1"/>
                <w:bCs w:val="1"/>
                <w:color w:val="ffffff"/>
                <w:sz w:val="19"/>
                <w:szCs w:val="19"/>
                <w:rtl w:val="0"/>
              </w:rPr>
              <w:t xml:space="preserve">Loss per order</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C">
            <w:pPr>
              <w:spacing w:after="20" w:before="20" w:lineRule="auto"/>
              <w:rPr/>
            </w:pPr>
            <w:r>
              <w:rPr>
                <w:rtl w:val="0"/>
              </w:rPr>
              <w:t xml:space="preserve">best cooling pillow case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D">
            <w:pPr>
              <w:spacing w:after="20" w:before="20" w:lineRule="auto"/>
              <w:rPr/>
            </w:pPr>
            <w:del w:id="5027" w:author="Claude" w:date="2026-09-25T00:00:00Z">
              <w:r>
                <w:rPr>
                  <w:rtl w:val="0"/>
                </w:rPr>
                <w:delText xml:space="preserve">rank 6 → 5 (1.2×)</w:delText>
              </w:r>
            </w:del>
            <w:ins w:id="5028" w:author="Claude" w:date="2026-09-25T00:00:00Z">
              <w:r>
                <w:rPr>
                  <w:rtl w:val="0"/>
                </w:rPr>
                <w:t xml:space="preserve">rank 6 → 5 (1 position)</w:t>
              </w:r>
            </w:ins>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E">
            <w:pPr>
              <w:spacing w:after="20" w:before="20" w:lineRule="auto"/>
              <w:rPr/>
            </w:pPr>
            <w:r>
              <w:rPr>
                <w:rtl w:val="0"/>
              </w:rPr>
              <w:t xml:space="preserve">0.25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F">
            <w:pPr>
              <w:spacing w:after="20" w:before="20" w:lineRule="auto"/>
              <w:rPr/>
            </w:pPr>
            <w:r>
              <w:rPr>
                <w:rtl w:val="0"/>
              </w:rPr>
              <w:t xml:space="preserve">$1.96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0">
            <w:pPr>
              <w:spacing w:after="20" w:before="20" w:lineRule="auto"/>
              <w:rPr>
                <w:b w:val="1"/>
                <w:bCs w:val="1"/>
              </w:rPr>
            </w:pPr>
            <w:r>
              <w:rPr>
                <w:b w:val="1"/>
                <w:bCs w:val="1"/>
                <w:rtl w:val="0"/>
              </w:rPr>
              <w:t xml:space="preserve">$1.96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1">
            <w:pPr>
              <w:spacing w:after="20" w:before="20" w:lineRule="auto"/>
              <w:rPr/>
            </w:pPr>
            <w:r>
              <w:rPr>
                <w:rtl w:val="0"/>
              </w:rPr>
              <w:t xml:space="preserve">$8.31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2">
            <w:pPr>
              <w:spacing w:after="20" w:before="20" w:lineRule="auto"/>
              <w:rPr/>
            </w:pPr>
            <w:r>
              <w:rPr>
                <w:rtl w:val="0"/>
              </w:rPr>
              <w:t xml:space="preserve">$1.66</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spacing w:after="20" w:before="20" w:lineRule="auto"/>
              <w:rPr/>
            </w:pPr>
            <w:r>
              <w:rPr>
                <w:rtl w:val="0"/>
              </w:rPr>
              <w:t xml:space="preserve">cooling pillow cases for hot sleepers</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4">
            <w:pPr>
              <w:spacing w:after="20" w:before="20" w:lineRule="auto"/>
              <w:rPr/>
            </w:pPr>
            <w:del w:id="5029" w:author="Claude" w:date="2026-09-25T00:00:00Z">
              <w:r>
                <w:rPr>
                  <w:rtl w:val="0"/>
                </w:rPr>
                <w:delText xml:space="preserve">rank 12 → 5 (2.4×)</w:delText>
              </w:r>
            </w:del>
            <w:ins w:id="5030" w:author="Claude" w:date="2026-09-25T00:00:00Z">
              <w:r>
                <w:rPr>
                  <w:rtl w:val="0"/>
                </w:rPr>
                <w:t xml:space="preserve">rank 12 → 5 (7 positions)</w:t>
              </w:r>
            </w:ins>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spacing w:after="20" w:before="20" w:lineRule="auto"/>
              <w:rPr/>
            </w:pPr>
            <w:del w:id="5031" w:author="Claude" w:date="2026-09-25T00:00:00Z">
              <w:r>
                <w:rPr>
                  <w:rtl w:val="0"/>
                </w:rPr>
                <w:delText xml:space="preserve">0.70</w:delText>
              </w:r>
            </w:del>
            <w:ins w:id="5032" w:author="Claude" w:date="2026-09-25T00:00:00Z">
              <w:r>
                <w:rPr>
                  <w:rtl w:val="0"/>
                </w:rPr>
                <w:t xml:space="preserve">0.65</w:t>
              </w:r>
            </w:ins>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6">
            <w:pPr>
              <w:spacing w:after="20" w:before="20" w:lineRule="auto"/>
              <w:rPr/>
            </w:pPr>
            <w:del w:id="5033" w:author="Claude" w:date="2026-09-25T00:00:00Z">
              <w:r>
                <w:rPr>
                  <w:rtl w:val="0"/>
                </w:rPr>
                <w:delText xml:space="preserve">$2.67</w:delText>
              </w:r>
            </w:del>
            <w:ins w:id="5034" w:author="Claude" w:date="2026-09-25T00:00:00Z">
              <w:r>
                <w:rPr>
                  <w:rtl w:val="0"/>
                </w:rPr>
                <w:t xml:space="preserve">$2.59</w:t>
              </w:r>
            </w:ins>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7">
            <w:pPr>
              <w:spacing w:after="20" w:before="20" w:lineRule="auto"/>
              <w:rPr>
                <w:b w:val="1"/>
                <w:bCs w:val="1"/>
              </w:rPr>
            </w:pPr>
            <w:del w:id="5035" w:author="Claude" w:date="2026-09-25T00:00:00Z">
              <w:r>
                <w:rPr>
                  <w:b w:val="1"/>
                  <w:bCs w:val="1"/>
                  <w:rtl w:val="0"/>
                </w:rPr>
                <w:delText xml:space="preserve">$2.67</w:delText>
              </w:r>
            </w:del>
            <w:ins w:id="5036" w:author="Claude" w:date="2026-09-25T00:00:00Z">
              <w:r>
                <w:rPr>
                  <w:b w:val="1"/>
                  <w:bCs w:val="1"/>
                  <w:rtl w:val="0"/>
                </w:rPr>
                <w:t xml:space="preserve">$2.59</w:t>
              </w:r>
            </w:ins>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8">
            <w:pPr>
              <w:spacing w:after="20" w:before="20" w:lineRule="auto"/>
              <w:rPr/>
            </w:pPr>
            <w:del w:id="5037" w:author="Claude" w:date="2026-09-25T00:00:00Z">
              <w:r>
                <w:rPr>
                  <w:rtl w:val="0"/>
                </w:rPr>
                <w:delText xml:space="preserve">$11.31</w:delText>
              </w:r>
            </w:del>
            <w:ins w:id="5038" w:author="Claude" w:date="2026-09-25T00:00:00Z">
              <w:r>
                <w:rPr>
                  <w:rtl w:val="0"/>
                </w:rPr>
                <w:t xml:space="preserve">$10.98</w:t>
              </w:r>
            </w:ins>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9">
            <w:pPr>
              <w:spacing w:after="20" w:before="20" w:lineRule="auto"/>
              <w:rPr/>
            </w:pPr>
            <w:del w:id="5039" w:author="Claude" w:date="2026-09-25T00:00:00Z">
              <w:r>
                <w:rPr>
                  <w:rtl w:val="0"/>
                </w:rPr>
                <w:delText xml:space="preserve">$4.66</w:delText>
              </w:r>
            </w:del>
            <w:ins w:id="5040" w:author="Claude" w:date="2026-09-25T00:00:00Z">
              <w:r>
                <w:rPr>
                  <w:rtl w:val="0"/>
                </w:rPr>
                <w:t xml:space="preserve">$4.33</w:t>
              </w:r>
            </w:ins>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A">
            <w:pPr>
              <w:spacing w:after="20" w:before="20" w:lineRule="auto"/>
              <w:rPr/>
            </w:pPr>
            <w:r>
              <w:rPr>
                <w:rtl w:val="0"/>
              </w:rPr>
              <w:t xml:space="preserve">queen cooling pillow cases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B">
            <w:pPr>
              <w:spacing w:after="20" w:before="20" w:lineRule="auto"/>
              <w:rPr/>
            </w:pPr>
            <w:del w:id="5041" w:author="Claude" w:date="2026-09-25T00:00:00Z">
              <w:r>
                <w:rPr>
                  <w:rtl w:val="0"/>
                </w:rPr>
                <w:delText xml:space="preserve">rank 17 → 3 (5.7×)</w:delText>
              </w:r>
            </w:del>
            <w:ins w:id="5042" w:author="Claude" w:date="2026-09-25T00:00:00Z">
              <w:r>
                <w:rPr>
                  <w:rtl w:val="0"/>
                </w:rPr>
                <w:t xml:space="preserve">rank 17 → 3 (14 positions)</w:t>
              </w:r>
            </w:ins>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after="20" w:before="20" w:lineRule="auto"/>
              <w:rPr/>
            </w:pPr>
            <w:del w:id="5043" w:author="Claude" w:date="2026-09-25T00:00:00Z">
              <w:r>
                <w:rPr>
                  <w:rtl w:val="0"/>
                </w:rPr>
                <w:delText xml:space="preserve">2.33</w:delText>
              </w:r>
            </w:del>
            <w:ins w:id="5044" w:author="Claude" w:date="2026-09-25T00:00:00Z">
              <w:r>
                <w:rPr>
                  <w:rtl w:val="0"/>
                </w:rPr>
                <w:t xml:space="preserve">1.21</w:t>
              </w:r>
            </w:ins>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D">
            <w:pPr>
              <w:spacing w:after="20" w:before="20" w:lineRule="auto"/>
              <w:rPr/>
            </w:pPr>
            <w:del w:id="5045" w:author="Claude" w:date="2026-09-25T00:00:00Z">
              <w:r>
                <w:rPr>
                  <w:rtl w:val="0"/>
                </w:rPr>
                <w:delText xml:space="preserve">$5.23</w:delText>
              </w:r>
            </w:del>
            <w:ins w:id="5046" w:author="Claude" w:date="2026-09-25T00:00:00Z">
              <w:r>
                <w:rPr>
                  <w:rtl w:val="0"/>
                </w:rPr>
                <w:t xml:space="preserve">$3.47</w:t>
              </w:r>
            </w:ins>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E">
            <w:pPr>
              <w:spacing w:after="20" w:before="20" w:lineRule="auto"/>
              <w:rPr/>
            </w:pPr>
            <w:r>
              <w:rPr>
                <w:b w:val="1"/>
                <w:bCs w:val="1"/>
                <w:rtl w:val="0"/>
              </w:rPr>
              <w:t xml:space="preserve">$3.22</w:t>
            </w:r>
            <w:r>
              <w:rPr>
                <w:rtl w:val="0"/>
              </w:rPr>
              <w:t xml:space="preserve"> — bound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F">
            <w:pPr>
              <w:spacing w:after="20" w:before="20" w:lineRule="auto"/>
              <w:rPr/>
            </w:pPr>
            <w:r>
              <w:rPr>
                <w:rtl w:val="0"/>
              </w:rPr>
              <w:t xml:space="preserve">$13.64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after="20" w:before="20" w:lineRule="auto"/>
              <w:rPr/>
            </w:pPr>
            <w:r>
              <w:rPr>
                <w:rtl w:val="0"/>
              </w:rPr>
              <w:t xml:space="preserve">$6.99</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1">
            <w:pPr>
              <w:spacing w:after="20" w:before="20" w:lineRule="auto"/>
              <w:rPr/>
            </w:pPr>
            <w:r>
              <w:rPr>
                <w:rtl w:val="0"/>
              </w:rPr>
              <w:t xml:space="preserve">no rank on file</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2">
            <w:pPr>
              <w:spacing w:after="20" w:before="20" w:lineRule="auto"/>
              <w:rPr/>
            </w:pPr>
            <w:r>
              <w:rPr>
                <w:rtl w:val="0"/>
              </w:rPr>
              <w:t xml:space="preserve">delivery 2.0 of 12.7 (6.3×)</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3">
            <w:pPr>
              <w:spacing w:after="20" w:before="20" w:lineRule="auto"/>
              <w:rPr/>
            </w:pPr>
            <w:r>
              <w:rPr>
                <w:rtl w:val="0"/>
              </w:rPr>
              <w:t xml:space="preserve">—</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4">
            <w:pPr>
              <w:spacing w:after="20" w:before="20" w:lineRule="auto"/>
              <w:rPr/>
            </w:pPr>
            <w:r>
              <w:rPr>
                <w:rtl w:val="0"/>
              </w:rPr>
              <w:t xml:space="preserve">—</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5">
            <w:pPr>
              <w:spacing w:after="20" w:before="20" w:lineRule="auto"/>
              <w:rPr/>
            </w:pPr>
            <w:r>
              <w:rPr>
                <w:b w:val="1"/>
                <w:bCs w:val="1"/>
                <w:rtl w:val="0"/>
              </w:rPr>
              <w:t xml:space="preserve">$1.57</w:t>
            </w:r>
            <w:r>
              <w:rPr>
                <w:rtl w:val="0"/>
              </w:rPr>
              <w:t xml:space="preserve"> — ceiling only</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6">
            <w:pPr>
              <w:spacing w:after="20" w:before="20" w:lineRule="auto"/>
              <w:rPr/>
            </w:pPr>
            <w:r>
              <w:rPr>
                <w:rtl w:val="0"/>
              </w:rPr>
              <w:t xml:space="preserve">$6.65</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7">
            <w:pPr>
              <w:spacing w:after="20" w:before="20" w:lineRule="auto"/>
              <w:rPr/>
            </w:pPr>
            <w:r>
              <w:rPr>
                <w:rtl w:val="0"/>
              </w:rPr>
              <w:t xml:space="preserve">none</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8">
            <w:pPr>
              <w:spacing w:after="20" w:before="20" w:lineRule="auto"/>
              <w:rPr/>
            </w:pPr>
            <w:r>
              <w:rPr>
                <w:rtl w:val="0"/>
              </w:rPr>
              <w:t xml:space="preserve">pillow cases cooling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9">
            <w:pPr>
              <w:spacing w:after="20" w:before="20" w:lineRule="auto"/>
              <w:rPr/>
            </w:pPr>
            <w:r>
              <w:rPr>
                <w:rtl w:val="0"/>
              </w:rPr>
              <w:t xml:space="preserve">30 positions, no deal and thin stock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A">
            <w:pPr>
              <w:spacing w:after="20" w:before="20" w:lineRule="auto"/>
              <w:rPr/>
            </w:pPr>
            <w:r>
              <w:rPr>
                <w:rtl w:val="0"/>
              </w:rPr>
              <w:t xml:space="preserve">none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B">
            <w:pPr>
              <w:spacing w:after="20" w:before="20" w:lineRule="auto"/>
              <w:rPr/>
            </w:pPr>
            <w:r>
              <w:rPr>
                <w:rtl w:val="0"/>
              </w:rPr>
              <w:t xml:space="preserv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C">
            <w:pPr>
              <w:spacing w:after="20" w:before="20" w:lineRule="auto"/>
              <w:rPr/>
            </w:pPr>
            <w:r>
              <w:rPr>
                <w:b w:val="1"/>
                <w:bCs w:val="1"/>
                <w:rtl w:val="0"/>
              </w:rPr>
              <w:t xml:space="preserve">$1.57</w:t>
            </w:r>
            <w:r>
              <w:rPr>
                <w:rtl w:val="0"/>
              </w:rPr>
              <w:t xml:space="preserve"> — ceiling, maintenance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D">
            <w:pPr>
              <w:spacing w:after="20" w:before="20" w:lineRule="auto"/>
              <w:rPr/>
            </w:pPr>
            <w:r>
              <w:rPr>
                <w:rtl w:val="0"/>
              </w:rPr>
              <w:t xml:space="preserve">$6.65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E">
            <w:pPr>
              <w:spacing w:after="20" w:before="20" w:lineRule="auto"/>
              <w:rPr/>
            </w:pPr>
            <w:r>
              <w:rPr>
                <w:rtl w:val="0"/>
              </w:rPr>
              <w:t xml:space="preserve">none</w:t>
            </w:r>
          </w:p>
        </w:tc>
      </w:tr>
    </w:tbl>
    <w:p w:rsidR="00000000" w:rsidDel="00000000" w:rsidP="00000000" w:rsidRDefault="00000000" w:rsidRPr="00000000" w14:paraId="0000009F">
      <w:pPr>
        <w:spacing w:after="140" w:lineRule="auto"/>
        <w:rPr/>
      </w:pPr>
      <w:r>
        <w:rPr>
          <w:rtl w:val="0"/>
        </w:rPr>
        <w:t xml:space="preserve"> </w:t>
      </w:r>
    </w:p>
    <w:p w:rsidR="00000000" w:rsidDel="00000000" w:rsidP="00000000" w:rsidRDefault="00000000" w:rsidRPr="00000000" w14:paraId="000000A0">
      <w:pPr>
        <w:spacing w:after="140" w:lineRule="auto"/>
        <w:rPr/>
      </w:pPr>
      <w:r>
        <w:rPr>
          <w:b w:val="1"/>
          <w:bCs w:val="1"/>
          <w:rtl w:val="0"/>
        </w:rPr>
        <w:t xml:space="preserve">The fourth row is not a push, and cannot be.</w:t>
      </w:r>
      <w:r>
        <w:rPr>
          <w:rtl w:val="0"/>
        </w:rPr>
        <w:t xml:space="preserve"> A push carries a rank prediction, and a term with no rank on file has nothing to predict against. It is enabled at the ceiling with no premium, and it becomes a push candidate the moment a rank read exists — not before. A delivery shortfall alone is a reason to fix delivery, never a reason to fund a climb toward a position nobody has measured.</w:t>
      </w:r>
    </w:p>
    <w:p w:rsidR="00000000" w:rsidDel="00000000" w:rsidP="00000000" w:rsidRDefault="00000000" w:rsidRPr="00000000" w14:paraId="000000A1">
      <w:pPr>
        <w:spacing w:after="140" w:lineRule="auto"/>
        <w:rPr>
          <w:b w:val="1"/>
          <w:bCs w:val="1"/>
        </w:rPr>
      </w:pPr>
      <w:r>
        <w:rPr>
          <w:b w:val="1"/>
          <w:bCs w:val="1"/>
          <w:rtl w:val="0"/>
        </w:rPr>
        <w:t xml:space="preserve">Distance does not decide whether a climb is possible. Conditions do.</w:t>
      </w:r>
    </w:p>
    <w:p w:rsidR="00000000" w:rsidDel="00000000" w:rsidP="00000000" w:rsidRDefault="00000000" w:rsidRPr="00000000" w14:paraId="000000A2">
      <w:pPr>
        <w:spacing w:after="140" w:lineRule="auto"/>
        <w:rPr/>
      </w:pPr>
      <w:r>
        <w:rPr>
          <w:rtl w:val="0"/>
        </w:rPr>
        <w:t xml:space="preserve">Rank follows sales velocity relative to the competitors holding the position. It is not a queue that has to be waited through, so a wide gap is not by itself a reason to decline a push. A term sitting in the thirties can reach the top five inside a two-week deal window where the velocity, the click-through and the conversion are there to earn it — and the same term can sit still for a year where they are not.</w:t>
      </w:r>
    </w:p>
    <w:p w:rsidR="00000000" w:rsidDel="00000000" w:rsidP="00000000" w:rsidRDefault="00000000" w:rsidRPr="00000000" w14:paraId="000000A3">
      <w:pPr>
        <w:spacing w:after="140" w:lineRule="auto"/>
        <w:rPr>
          <w:b w:val="1"/>
          <w:bCs w:val="1"/>
        </w:rPr>
      </w:pPr>
      <w:r>
        <w:rPr>
          <w:b w:val="1"/>
          <w:bCs w:val="1"/>
          <w:rtl w:val="0"/>
        </w:rPr>
        <w:t xml:space="preserve">Four conditions decide, and they are read together:</w:t>
      </w:r>
    </w:p>
    <w:p w:rsidR="00000000" w:rsidDel="00000000" w:rsidP="00000000" w:rsidRDefault="00000000" w:rsidRPr="00000000" w14:paraId="000000A4">
      <w:pPr>
        <w:spacing w:after="80" w:lineRule="auto"/>
        <w:ind w:left="1080" w:hanging="360"/>
        <w:rPr/>
      </w:pPr>
      <w:r>
        <w:rPr>
          <w:rtl w:val="0"/>
        </w:rPr>
        <w:t xml:space="preserve">●</w:t>
      </w:r>
      <w:r>
        <w:rPr>
          <w:rFonts w:ascii="Times New Roman" w:cs="Times New Roman" w:eastAsia="Times New Roman" w:hAnsi="Times New Roman"/>
          <w:sz w:val="14"/>
          <w:szCs w:val="14"/>
          <w:rtl w:val="0"/>
        </w:rPr>
        <w:t xml:space="preserve">       </w:t>
      </w:r>
      <w:r>
        <w:rPr>
          <w:b w:val="1"/>
          <w:bCs w:val="1"/>
          <w:rtl w:val="0"/>
        </w:rPr>
        <w:t xml:space="preserve">Sales velocity available in the window.</w:t>
      </w:r>
      <w:r>
        <w:rPr>
          <w:rtl w:val="0"/>
        </w:rPr>
        <w:t xml:space="preserve"> Enough units can be put through to move the position — which usually means a deal, the budget to fund the clicks, and the stock to serve them.</w:t>
      </w:r>
    </w:p>
    <w:p w:rsidR="00000000" w:rsidDel="00000000" w:rsidP="00000000" w:rsidRDefault="00000000" w:rsidRPr="00000000" w14:paraId="000000A5">
      <w:pPr>
        <w:spacing w:after="80" w:lineRule="auto"/>
        <w:ind w:left="1080" w:hanging="360"/>
        <w:rPr/>
      </w:pPr>
      <w:r>
        <w:rPr>
          <w:rtl w:val="0"/>
        </w:rPr>
        <w:t xml:space="preserve">●</w:t>
      </w:r>
      <w:r>
        <w:rPr>
          <w:rFonts w:ascii="Times New Roman" w:cs="Times New Roman" w:eastAsia="Times New Roman" w:hAnsi="Times New Roman"/>
          <w:sz w:val="14"/>
          <w:szCs w:val="14"/>
          <w:rtl w:val="0"/>
        </w:rPr>
        <w:t xml:space="preserve">       </w:t>
      </w:r>
      <w:r>
        <w:rPr>
          <w:b w:val="1"/>
          <w:bCs w:val="1"/>
          <w:rtl w:val="0"/>
        </w:rPr>
        <w:t xml:space="preserve">Click-through above the market on that term.</w:t>
      </w:r>
      <w:r>
        <w:rPr>
          <w:rtl w:val="0"/>
        </w:rPr>
        <w:t xml:space="preserve"> If our listing earns fewer clicks per impression than the ones holding the position, buying impressions does not convert into rank.</w:t>
      </w:r>
    </w:p>
    <w:p w:rsidR="00000000" w:rsidDel="00000000" w:rsidP="00000000" w:rsidRDefault="00000000" w:rsidRPr="00000000" w14:paraId="000000A6">
      <w:pPr>
        <w:spacing w:after="80" w:lineRule="auto"/>
        <w:ind w:left="1080" w:hanging="360"/>
        <w:rPr/>
      </w:pPr>
      <w:r>
        <w:rPr>
          <w:rtl w:val="0"/>
        </w:rPr>
        <w:t xml:space="preserve">●</w:t>
      </w:r>
      <w:r>
        <w:rPr>
          <w:rFonts w:ascii="Times New Roman" w:cs="Times New Roman" w:eastAsia="Times New Roman" w:hAnsi="Times New Roman"/>
          <w:sz w:val="14"/>
          <w:szCs w:val="14"/>
          <w:rtl w:val="0"/>
        </w:rPr>
        <w:t xml:space="preserve">       </w:t>
      </w:r>
      <w:r>
        <w:rPr>
          <w:b w:val="1"/>
          <w:bCs w:val="1"/>
          <w:rtl w:val="0"/>
        </w:rPr>
        <w:t xml:space="preserve">Conversion above the market on that term.</w:t>
      </w:r>
      <w:r>
        <w:rPr>
          <w:rtl w:val="0"/>
        </w:rPr>
        <w:t xml:space="preserve"> Same logic one step later: clicks that do not convert do not move rank, they only spend.</w:t>
      </w:r>
    </w:p>
    <w:p w:rsidR="00000000" w:rsidDel="00000000" w:rsidP="00000000" w:rsidRDefault="00000000" w:rsidRPr="00000000" w14:paraId="000000A7">
      <w:pPr>
        <w:spacing w:after="80" w:lineRule="auto"/>
        <w:ind w:left="1080" w:hanging="360"/>
        <w:rPr/>
      </w:pPr>
      <w:r>
        <w:rPr>
          <w:rtl w:val="0"/>
        </w:rPr>
        <w:t xml:space="preserve">●</w:t>
      </w:r>
      <w:r>
        <w:rPr>
          <w:rFonts w:ascii="Times New Roman" w:cs="Times New Roman" w:eastAsia="Times New Roman" w:hAnsi="Times New Roman"/>
          <w:sz w:val="14"/>
          <w:szCs w:val="14"/>
          <w:rtl w:val="0"/>
        </w:rPr>
        <w:t xml:space="preserve">       </w:t>
      </w:r>
      <w:r>
        <w:rPr>
          <w:b w:val="1"/>
          <w:bCs w:val="1"/>
          <w:rtl w:val="0"/>
        </w:rPr>
        <w:t xml:space="preserve">Stock to sustain it after.</w:t>
      </w:r>
      <w:r>
        <w:rPr>
          <w:rtl w:val="0"/>
        </w:rPr>
        <w:t xml:space="preserve"> A position taken and then lost to a stockout has been rented, not bought.</w:t>
      </w:r>
    </w:p>
    <w:p w:rsidR="00000000" w:rsidDel="00000000" w:rsidP="00000000" w:rsidRDefault="00000000" w:rsidRPr="00000000" w14:paraId="000000A8">
      <w:pPr>
        <w:spacing w:after="140" w:lineRule="auto"/>
        <w:rPr/>
      </w:pPr>
      <w:r>
        <w:rPr>
          <w:b w:val="1"/>
          <w:bCs w:val="1"/>
          <w:rtl w:val="0"/>
        </w:rPr>
        <w:t xml:space="preserve">All four present:</w:t>
      </w:r>
      <w:r>
        <w:rPr>
          <w:rtl w:val="0"/>
        </w:rPr>
        <w:t xml:space="preserve"> the distance is not the constraint. Size the push on its requirement, fund it, and run it inside the window where the velocity is available.</w:t>
      </w:r>
    </w:p>
    <w:p w:rsidR="00000000" w:rsidDel="00000000" w:rsidP="00000000" w:rsidRDefault="00000000" w:rsidRPr="00000000" w14:paraId="000000A9">
      <w:pPr>
        <w:spacing w:after="140" w:lineRule="auto"/>
        <w:rPr/>
      </w:pPr>
      <w:r>
        <w:rPr>
          <w:b w:val="1"/>
          <w:bCs w:val="1"/>
          <w:rtl w:val="0"/>
        </w:rPr>
        <w:t xml:space="preserve">Any missing:</w:t>
      </w:r>
      <w:r>
        <w:rPr>
          <w:rtl w:val="0"/>
        </w:rPr>
        <w:t xml:space="preserve"> the climb is paced by whatever organic accumulation the term manages on its own, and a premium does not shorten that. The term takes </w:t>
      </w:r>
      <w:r>
        <w:rPr>
          <w:b w:val="1"/>
          <w:bCs w:val="1"/>
          <w:rtl w:val="0"/>
        </w:rPr>
        <w:t xml:space="preserve">maintenance</w:t>
      </w:r>
      <w:r>
        <w:rPr>
          <w:rtl w:val="0"/>
        </w:rPr>
        <w:t xml:space="preserve"> — and distance is then a reasonable guide to how long, in the sense that a term thirty positions out on ordinary velocity is a long way from its target.</w:t>
      </w:r>
    </w:p>
    <w:p w:rsidR="00000000" w:rsidDel="00000000" w:rsidP="00000000" w:rsidRDefault="00000000" w:rsidRPr="00000000" w14:paraId="000000AA">
      <w:pPr>
        <w:spacing w:after="140" w:lineRule="auto"/>
        <w:rPr/>
      </w:pPr>
      <w:r>
        <w:rPr>
          <w:b w:val="1"/>
          <w:bCs w:val="1"/>
          <w:rtl w:val="0"/>
        </w:rPr>
        <w:t xml:space="preserve">Distance is still counted in positions, not multiples</w:t>
      </w:r>
      <w:r>
        <w:rPr>
          <w:rtl w:val="0"/>
        </w:rPr>
        <w:t xml:space="preserve">, wherever it is used. Rank 9 to a target of 1 is nine times its target and eight positions. Rank 45 to a target of 10 is four and a half times its target and thirty-five positions. Same kind of number, opposite situations.</w:t>
      </w:r>
    </w:p>
    <w:p w:rsidR="00000000" w:rsidDel="00000000" w:rsidP="00000000" w:rsidRDefault="00000000" w:rsidRPr="00000000" w14:paraId="000000AB">
      <w:pPr>
        <w:spacing w:after="140" w:lineRule="auto"/>
        <w:rPr/>
      </w:pPr>
      <w:r>
        <w:rPr>
          <w:b w:val="1"/>
          <w:bCs w:val="1"/>
          <w:rtl w:val="0"/>
        </w:rPr>
        <w:t xml:space="preserve">Maintenance is not abandonment, and it is not permanent.</w:t>
      </w:r>
      <w:r>
        <w:rPr>
          <w:rtl w:val="0"/>
        </w:rPr>
        <w:t xml:space="preserve"> The term keeps its coverage, its base at what product pages afford, and its top of search priced to the ceiling — no premium, because there is no funded climb, but a real modifier, and the same 70/20 mix as everything else. Losing coverage on a term at rank 34 is how it becomes a term at rank 60. And the moment the missing condition changes — a deal lands, stock arrives, the listing starts out-converting the market — the same term is a push candidate at whatever distance it happens to be sitting.</w:t>
      </w:r>
    </w:p>
    <w:p w:rsidR="00000000" w:rsidDel="00000000" w:rsidP="00000000" w:rsidRDefault="00000000" w:rsidRPr="00000000" w14:paraId="000000AC">
      <w:pPr>
        <w:spacing w:after="140" w:lineRule="auto"/>
        <w:rPr/>
      </w:pPr>
      <w:r>
        <w:rPr>
          <w:b w:val="1"/>
          <w:bCs w:val="1"/>
          <w:rtl w:val="0"/>
        </w:rPr>
        <w:t xml:space="preserve">The per-unit bound sits above all of these.</w:t>
      </w:r>
      <w:r>
        <w:rPr>
          <w:rtl w:val="0"/>
        </w:rPr>
        <w:t xml:space="preserve"> No click may cost more than the unit earns — $6.65 here. On this product the market bound stops every row well before it, so the per-unit bound is the outer backstop rather than the operative limit. It becomes operative on a thinner-margin child, where what the unit earns falls below what the position costs.</w:t>
      </w:r>
    </w:p>
    <w:p w:rsidR="00000000" w:rsidDel="00000000" w:rsidP="00000000" w:rsidRDefault="00000000" w:rsidRPr="00000000" w14:paraId="000000AD">
      <w:pPr>
        <w:spacing w:after="140" w:lineRule="auto"/>
        <w:rPr>
          <w:b w:val="1"/>
          <w:bCs w:val="1"/>
        </w:rPr>
      </w:pPr>
      <w:r>
        <w:rPr>
          <w:b w:val="1"/>
          <w:bCs w:val="1"/>
          <w:rtl w:val="0"/>
        </w:rPr>
        <w:t xml:space="preserve">And the market bounds the destination.</w:t>
      </w:r>
      <w:r>
        <w:rPr>
          <w:rtl w:val="0"/>
        </w:rPr>
        <w:t xml:space="preserve"> The gap says how much loss per order the position is worth to us. It does not say what the position costs — that is set by the people we are bidding against. </w:t>
      </w:r>
      <w:r>
        <w:rPr>
          <w:b w:val="1"/>
          <w:bCs w:val="1"/>
          <w:rtl w:val="0"/>
        </w:rPr>
        <w:t xml:space="preserve">A wide gap is a reason to pay more, never a reason to pay more than the position costs.</w:t>
      </w:r>
    </w:p>
    <w:p w:rsidR="00000000" w:rsidDel="00000000" w:rsidP="00000000" w:rsidRDefault="00000000" w:rsidRPr="00000000" w14:paraId="000000AE">
      <w:pPr>
        <w:spacing w:after="140" w:lineRule="auto"/>
        <w:rPr/>
      </w:pPr>
      <w:r>
        <w:rPr>
          <w:rtl w:val="0"/>
        </w:rPr>
        <w:t xml:space="preserve">The bound is what top of search clears at for that term, plus a tolerance for the days it runs hot. The figure in use today is an </w:t>
      </w:r>
      <w:r>
        <w:rPr>
          <w:b w:val="1"/>
          <w:bCs w:val="1"/>
          <w:rtl w:val="0"/>
        </w:rPr>
        <w:t xml:space="preserve">account-wide reference of $2.80</w:t>
      </w:r>
      <w:r>
        <w:rPr>
          <w:rtl w:val="0"/>
        </w:rPr>
        <w:t xml:space="preserve"> with a </w:t>
      </w:r>
      <w:r>
        <w:rPr>
          <w:b w:val="1"/>
          <w:bCs w:val="1"/>
          <w:rtl w:val="0"/>
        </w:rPr>
        <w:t xml:space="preserve">15% tolerance</w:t>
      </w:r>
      <w:r>
        <w:rPr>
          <w:rtl w:val="0"/>
        </w:rPr>
        <w:t xml:space="preserve"> — both working estimates, listed as such at the end — so </w:t>
      </w:r>
      <w:r>
        <w:rPr>
          <w:b w:val="1"/>
          <w:bCs w:val="1"/>
          <w:rtl w:val="0"/>
        </w:rPr>
        <w:t xml:space="preserve">$3.22</w:t>
      </w:r>
      <w:r>
        <w:rPr>
          <w:rtl w:val="0"/>
        </w:rPr>
        <w:t xml:space="preserve">. That is a stand-in: the right input is per term, and until it exists, any row this bound actually stops carries that gap by name — because one reference is too loose on a long-tail term clearing at $1.90 and too tight on a head term clearing at $4.00, and in the second case it stops a push that should run.</w:t>
      </w:r>
    </w:p>
    <w:p>
      <w:pPr>
        <w:spacing w:after="140" w:lineRule="auto"/>
        <w:rPr>
          <w:ins w:id="5051" w:author="Claude" w:date="2026-09-25T00:00:00Z"/>
        </w:rPr>
      </w:pPr>
      <w:commentRangeStart w:id="7"/>
      <w:ins w:id="5052" w:author="Claude" w:date="2026-09-25T00:00:00Z">
        <w:r>
          <w:rPr>
            <w:b w:val="1"/>
            <w:bCs w:val="1"/>
            <w:rtl w:val="0"/>
          </w:rPr>
          <w:t xml:space="preserve">Never the campaign's own paid CPC plus a tolerance. </w:t>
        </w:r>
      </w:ins>
      <w:ins w:id="5053" w:author="Claude" w:date="2026-09-25T00:00:00Z">
        <w:r>
          <w:rPr>
            <w:rtl w:val="0"/>
          </w:rPr>
          <w:t xml:space="preserve">What we paid at our own bid says what the position cost us, not what it clears at; a bound built from it moves with every change we make and stops nothing. Until a per-term clearing price exists, the reference above stands and the row names the gap.</w:t>
        </w:r>
      </w:ins>
      <w:commentRangeEnd w:id="7"/>
      <w:r>
        <w:rPr>
          <w:rStyle w:val="CommentReference"/>
        </w:rPr>
        <w:commentReference w:id="7"/>
      </w:r>
    </w:p>
    <w:p w:rsidR="00000000" w:rsidDel="00000000" w:rsidP="00000000" w:rsidRDefault="00000000" w:rsidRPr="00000000" w14:paraId="000000AF">
      <w:pPr>
        <w:spacing w:after="140" w:lineRule="auto"/>
        <w:rPr/>
      </w:pPr>
      <w:r>
        <w:rPr>
          <w:b w:val="1"/>
          <w:bCs w:val="1"/>
          <w:rtl w:val="0"/>
        </w:rPr>
        <w:t xml:space="preserve">Impression share is the live read, and it is what actually stops the climb.</w:t>
      </w:r>
      <w:r>
        <w:rPr>
          <w:rtl w:val="0"/>
        </w:rPr>
        <w:t xml:space="preserve"> The bound is where the climb may not go past; impression share is how you know it has gone far enough. Climbing while share is already high buys nothing — the auctions are being won and the extra money is being paid on auctions already won. So the climb stops at whichever comes first: required clicks arriving, share high enough that more price buys no more auctions, or the bound.</w:t>
      </w:r>
    </w:p>
    <w:p w:rsidR="00000000" w:rsidDel="00000000" w:rsidP="00000000" w:rsidRDefault="00000000" w:rsidRPr="00000000" w14:paraId="000000B0">
      <w:pPr>
        <w:spacing w:after="140" w:lineRule="auto"/>
        <w:rPr/>
      </w:pPr>
      <w:r>
        <w:rPr>
          <w:b w:val="1"/>
          <w:bCs w:val="1"/>
          <w:rtl w:val="0"/>
        </w:rPr>
        <w:t xml:space="preserve">And the loss per order is stated on every priced row</w:t>
      </w:r>
      <w:r>
        <w:rPr>
          <w:rtl w:val="0"/>
        </w:rPr>
        <w:t xml:space="preserve">, because that is what the premium actually costs. The bounded row above loses $6.99 an order against a $6.65 unit — a little over a unit's contribution, deliberately, to take the position. Without the bound the gap would have wanted </w:t>
      </w:r>
      <w:del w:id="5047" w:author="Claude" w:date="2026-09-25T00:00:00Z">
        <w:r>
          <w:rPr>
            <w:rtl w:val="0"/>
          </w:rPr>
          <w:delText xml:space="preserve">$5.23, which is $22.16 an order and a </w:delText>
        </w:r>
      </w:del>
      <w:ins w:id="5048" w:author="Claude" w:date="2026-09-25T00:00:00Z">
        <w:r>
          <w:rPr>
            <w:rtl w:val="0"/>
          </w:rPr>
          <w:t xml:space="preserve">$3.47, which is $14.70 an order and an </w:t>
        </w:r>
      </w:ins>
      <w:del w:id="5049" w:author="Claude" w:date="2026-09-25T00:00:00Z">
        <w:r>
          <w:rPr>
            <w:b w:val="1"/>
            <w:bCs w:val="1"/>
            <w:rtl w:val="0"/>
          </w:rPr>
          <w:delText xml:space="preserve">$15.51</w:delText>
        </w:r>
      </w:del>
      <w:ins w:id="5050" w:author="Claude" w:date="2026-09-25T00:00:00Z">
        <w:r>
          <w:rPr>
            <w:b w:val="1"/>
            <w:bCs w:val="1"/>
            <w:rtl w:val="0"/>
          </w:rPr>
          <w:t xml:space="preserve">$8.05</w:t>
        </w:r>
      </w:ins>
      <w:r>
        <w:rPr>
          <w:rtl w:val="0"/>
        </w:rPr>
        <w:t xml:space="preserve"> loss on each. That difference is the bound doing its job, and it is invisible unless the loss is written down.</w:t>
      </w:r>
    </w:p>
    <w:p w:rsidR="00000000" w:rsidDel="00000000" w:rsidP="00000000" w:rsidRDefault="00000000" w:rsidRPr="00000000" w14:paraId="000000B1">
      <w:pPr>
        <w:spacing w:after="140" w:lineRule="auto"/>
        <w:rPr/>
      </w:pPr>
      <w:r>
        <w:rPr>
          <w:b w:val="1"/>
          <w:bCs w:val="1"/>
          <w:rtl w:val="0"/>
        </w:rPr>
        <w:t xml:space="preserve">Every figure in that column is a destination</w:t>
      </w:r>
      <w:r>
        <w:rPr>
          <w:rtl w:val="0"/>
        </w:rPr>
        <w:t xml:space="preserve">, approached in capped steps and abandoned the moment the position is held more cheaply. None of them is a price to write today. The maintenance row is the exception that proves the rule — it has no destination above its ceiling, so its ceiling is where it sits.</w:t>
      </w:r>
    </w:p>
    <w:p w:rsidR="00000000" w:rsidDel="00000000" w:rsidP="00000000" w:rsidRDefault="00000000" w:rsidRPr="00000000" w14:paraId="000000B2">
      <w:pPr>
        <w:spacing w:after="140" w:lineRule="auto"/>
        <w:rPr/>
      </w:pPr>
      <w:r>
        <w:rPr>
          <w:b w:val="1"/>
          <w:bCs w:val="1"/>
          <w:rtl w:val="0"/>
        </w:rPr>
        <w:t xml:space="preserve">A flat premium across the roster is not sizing.</w:t>
      </w:r>
      <w:r>
        <w:rPr>
          <w:rtl w:val="0"/>
        </w:rPr>
        <w:t xml:space="preserve"> If every ranking row carries the same lift, a default has been applied and called a decision.</w:t>
      </w:r>
    </w:p>
    <w:p w:rsidR="00000000" w:rsidDel="00000000" w:rsidP="00000000" w:rsidRDefault="00000000" w:rsidRPr="00000000" w14:paraId="000000B3">
      <w:pPr>
        <w:pBdr>
          <w:bottom w:color="bfbfbf" w:space="0" w:sz="6" w:val="single"/>
        </w:pBdr>
        <w:spacing w:after="160" w:before="60" w:lineRule="auto"/>
        <w:rPr/>
      </w:pPr>
      <w:r>
        <w:rPr>
          <w:rtl w:val="0"/>
        </w:rPr>
      </w:r>
    </w:p>
    <w:p w:rsidR="00000000" w:rsidDel="00000000" w:rsidP="00000000" w:rsidRDefault="00000000" w:rsidRPr="00000000" w14:paraId="000000B4">
      <w:pPr>
        <w:pStyle w:val="Heading1"/>
        <w:spacing w:after="140" w:before="320" w:lineRule="auto"/>
        <w:rPr/>
      </w:pPr>
      <w:r>
        <w:rPr>
          <w:b w:val="1"/>
          <w:bCs w:val="1"/>
          <w:color w:val="1f3864"/>
          <w:sz w:val="28"/>
          <w:szCs w:val="28"/>
          <w:rtl w:val="0"/>
        </w:rPr>
        <w:t xml:space="preserve">7. How many clicks — the market's daily units set the volume</w:t>
      </w:r>
      <w:r>
        <w:rPr>
          <w:rtl w:val="0"/>
        </w:rPr>
      </w:r>
    </w:p>
    <w:p w:rsidR="00000000" w:rsidDel="00000000" w:rsidP="00000000" w:rsidRDefault="00000000" w:rsidRPr="00000000" w14:paraId="000000B5">
      <w:pPr>
        <w:keepNext w:val="1"/>
        <w:spacing w:after="130" w:lineRule="auto"/>
        <w:rPr/>
      </w:pPr>
      <w:r>
        <w:rPr>
          <w:rtl w:val="0"/>
        </w:rPr>
        <w:t xml:space="preserve">Start from </w:t>
      </w:r>
      <w:r>
        <w:rPr>
          <w:b w:val="1"/>
          <w:bCs w:val="1"/>
          <w:rtl w:val="0"/>
        </w:rPr>
        <w:t xml:space="preserve">how many units a day the market sells at the target rank</w:t>
      </w:r>
      <w:r>
        <w:rPr>
          <w:rtl w:val="0"/>
        </w:rPr>
        <w:t xml:space="preserve">:</w:t>
      </w:r>
    </w:p>
    <w:p w:rsidR="00000000" w:rsidDel="00000000" w:rsidP="00000000" w:rsidRDefault="00000000" w:rsidRPr="00000000" w14:paraId="000000B6">
      <w:pPr>
        <w:keepNext w:val="1"/>
        <w:shd w:fill="f7f7f7" w:val="clear"/>
        <w:spacing w:before="60" w:lineRule="auto"/>
        <w:ind w:left="288" w:firstLine="0"/>
        <w:rPr/>
      </w:pPr>
      <w:commentRangeStart w:id="8"/>
      <w:del w:id="5054" w:author="Claude" w:date="2026-09-25T00:00:00Z">
        <w:r>
          <w:rPr>
            <w:rFonts w:ascii="Consolas" w:cs="Consolas" w:eastAsia="Consolas" w:hAnsi="Consolas"/>
            <w:sz w:val="18"/>
            <w:szCs w:val="18"/>
            <w:rtl w:val="0"/>
          </w:rPr>
          <w:delText xml:space="preserve">required clicks/day = units/day at target rank ÷ top-of-search conversion</w:delText>
        </w:r>
      </w:del>
      <w:ins w:id="5055" w:author="Claude" w:date="2026-09-25T00:00:00Z">
        <w:r>
          <w:rPr>
            <w:rFonts w:ascii="Consolas" w:cs="Consolas" w:eastAsia="Consolas" w:hAnsi="Consolas"/>
            <w:sz w:val="18"/>
            <w:szCs w:val="18"/>
            <w:rtl w:val="0"/>
          </w:rPr>
          <w:t xml:space="preserve">required clicks/day = (units/day at target rank − units/day the term already sells) ÷ top-of-search conversion</w:t>
        </w:r>
      </w:ins>
      <w:commentRangeEnd w:id="8"/>
      <w:r>
        <w:rPr>
          <w:rStyle w:val="CommentReference"/>
        </w:rPr>
        <w:commentReference w:id="8"/>
      </w:r>
      <w:r>
        <w:rPr>
          <w:rtl w:val="0"/>
        </w:rPr>
      </w:r>
    </w:p>
    <w:p w:rsidR="00000000" w:rsidDel="00000000" w:rsidP="00000000" w:rsidRDefault="00000000" w:rsidRPr="00000000" w14:paraId="000000B7">
      <w:pPr>
        <w:keepNext w:val="1"/>
        <w:shd w:fill="f7f7f7" w:val="clear"/>
        <w:ind w:left="288" w:firstLine="0"/>
        <w:rPr/>
      </w:pPr>
      <w:r>
        <w:rPr>
          <w:rFonts w:ascii="Consolas" w:cs="Consolas" w:eastAsia="Consolas" w:hAnsi="Consolas"/>
          <w:sz w:val="18"/>
          <w:szCs w:val="18"/>
          <w:rtl w:val="0"/>
        </w:rPr>
        <w:t xml:space="preserve">                    = 3.0 ÷ 23.6%</w:t>
      </w:r>
      <w:r>
        <w:rPr>
          <w:rtl w:val="0"/>
        </w:rPr>
      </w:r>
    </w:p>
    <w:p w:rsidR="00000000" w:rsidDel="00000000" w:rsidP="00000000" w:rsidRDefault="00000000" w:rsidRPr="00000000" w14:paraId="000000B8">
      <w:pPr>
        <w:shd w:fill="f7f7f7" w:val="clear"/>
        <w:spacing w:after="140" w:lineRule="auto"/>
        <w:ind w:left="288" w:firstLine="0"/>
        <w:rPr/>
      </w:pPr>
      <w:r>
        <w:rPr>
          <w:rFonts w:ascii="Consolas" w:cs="Consolas" w:eastAsia="Consolas" w:hAnsi="Consolas"/>
          <w:sz w:val="18"/>
          <w:szCs w:val="18"/>
          <w:rtl w:val="0"/>
        </w:rPr>
        <w:t xml:space="preserve">                    = 12.7 clicks/day</w:t>
      </w:r>
      <w:r>
        <w:rPr>
          <w:rtl w:val="0"/>
        </w:rPr>
      </w:r>
    </w:p>
    <w:p>
      <w:pPr>
        <w:spacing w:after="130" w:lineRule="auto"/>
        <w:rPr>
          <w:ins w:id="5056" w:author="Claude" w:date="2026-09-25T00:00:00Z"/>
        </w:rPr>
      </w:pPr>
      <w:ins w:id="5057" w:author="Claude" w:date="2026-09-25T00:00:00Z">
        <w:r>
          <w:rPr>
            <w:rtl w:val="0"/>
          </w:rPr>
          <w:t xml:space="preserve">The example term sells nothing today, so all 3.0 units are incremental. Units a term already sells at its current rank, organic and paid, are subtracted: they do not need buying.</w:t>
        </w:r>
      </w:ins>
    </w:p>
    <w:p w:rsidR="00000000" w:rsidDel="00000000" w:rsidP="00000000" w:rsidRDefault="00000000" w:rsidRPr="00000000" w14:paraId="000000B9">
      <w:pPr>
        <w:keepNext w:val="1"/>
        <w:spacing w:after="130" w:lineRule="auto"/>
        <w:rPr/>
      </w:pPr>
      <w:r>
        <w:rPr>
          <w:rtl w:val="0"/>
        </w:rPr>
        <w:t xml:space="preserve">That figure sets </w:t>
      </w:r>
      <w:r>
        <w:rPr>
          <w:b w:val="1"/>
          <w:bCs w:val="1"/>
          <w:rtl w:val="0"/>
        </w:rPr>
        <w:t xml:space="preserve">budget</w:t>
      </w:r>
      <w:r>
        <w:rPr>
          <w:rtl w:val="0"/>
        </w:rPr>
        <w:t xml:space="preserve"> and </w:t>
      </w:r>
      <w:r>
        <w:rPr>
          <w:b w:val="1"/>
          <w:bCs w:val="1"/>
          <w:rtl w:val="0"/>
        </w:rPr>
        <w:t xml:space="preserve">loss ceiling</w:t>
      </w:r>
      <w:r>
        <w:rPr>
          <w:rtl w:val="0"/>
        </w:rPr>
        <w:t xml:space="preserve"> — never the price.</w:t>
      </w:r>
    </w:p>
    <w:p>
      <w:pPr>
        <w:spacing w:after="130" w:lineRule="auto"/>
        <w:rPr>
          <w:ins w:id="5058" w:author="Claude" w:date="2026-09-25T00:00:00Z"/>
        </w:rPr>
      </w:pPr>
      <w:ins w:id="5059" w:author="Claude" w:date="2026-09-25T00:00:00Z">
        <w:r>
          <w:rPr>
            <w:b w:val="1"/>
            <w:bCs w:val="1"/>
            <w:rtl w:val="0"/>
          </w:rPr>
          <w:t xml:space="preserve">Two checks before the figure is used. </w:t>
        </w:r>
      </w:ins>
      <w:ins w:id="5060" w:author="Claude" w:date="2026-09-25T00:00:00Z">
        <w:r>
          <w:rPr>
            <w:rtl w:val="0"/>
          </w:rPr>
          <w:t xml:space="preserve">Reachability: delivered top-of-search clicks ÷ top-of-search impression share is what winning every auction would buy; a requirement above it is re-based to it, and the push is graded on share rather than on a click count no auction holds. Sum: across a product's terms the requirements may not add to more than the product can plausibly add; where they sum past its current total unit sales, the plan is overstated and is re-based before any term is priced from it.</w:t>
        </w:r>
      </w:ins>
    </w:p>
    <w:p w:rsidR="00000000" w:rsidDel="00000000" w:rsidP="00000000" w:rsidRDefault="00000000" w:rsidRPr="00000000" w14:paraId="000000BA">
      <w:pPr>
        <w:keepNext w:val="1"/>
        <w:shd w:fill="f7f7f7" w:val="clear"/>
        <w:spacing w:before="60" w:lineRule="auto"/>
        <w:ind w:left="288" w:firstLine="0"/>
        <w:rPr/>
      </w:pPr>
      <w:commentRangeStart w:id="9"/>
      <w:del w:id="5061" w:author="Claude" w:date="2026-09-25T00:00:00Z">
        <w:r>
          <w:rPr>
            <w:rFonts w:ascii="Consolas" w:cs="Consolas" w:eastAsia="Consolas" w:hAnsi="Consolas"/>
            <w:sz w:val="18"/>
            <w:szCs w:val="18"/>
            <w:rtl w:val="0"/>
          </w:rPr>
          <w:delText xml:space="preserve">budget/day   = required clicks × the price this write actually pays</w:delText>
        </w:r>
      </w:del>
      <w:ins w:id="5062" w:author="Claude" w:date="2026-09-25T00:00:00Z">
        <w:r>
          <w:rPr>
            <w:rFonts w:ascii="Consolas" w:cs="Consolas" w:eastAsia="Consolas" w:hAnsi="Consolas"/>
            <w:sz w:val="18"/>
            <w:szCs w:val="18"/>
            <w:rtl w:val="0"/>
          </w:rPr>
          <w:t xml:space="preserve">budget/day   = required clicks × this write's top-of-search price + the other placements' clicks × the base</w:t>
        </w:r>
      </w:ins>
      <w:commentRangeEnd w:id="9"/>
      <w:r>
        <w:rPr>
          <w:rStyle w:val="CommentReference"/>
        </w:rPr>
        <w:commentReference w:id="9"/>
      </w:r>
      <w:r>
        <w:rPr>
          <w:rtl w:val="0"/>
        </w:rPr>
      </w:r>
    </w:p>
    <w:p w:rsidR="00000000" w:rsidDel="00000000" w:rsidP="00000000" w:rsidRDefault="00000000" w:rsidRPr="00000000" w14:paraId="000000BB">
      <w:pPr>
        <w:shd w:fill="f7f7f7" w:val="clear"/>
        <w:spacing w:after="140" w:lineRule="auto"/>
        <w:ind w:left="288" w:firstLine="0"/>
        <w:rPr/>
      </w:pPr>
      <w:r>
        <w:rPr>
          <w:rFonts w:ascii="Consolas" w:cs="Consolas" w:eastAsia="Consolas" w:hAnsi="Consolas"/>
          <w:sz w:val="18"/>
          <w:szCs w:val="18"/>
          <w:rtl w:val="0"/>
        </w:rPr>
        <w:t xml:space="preserve">loss ceiling = that week's spend at risk</w:t>
      </w:r>
      <w:r>
        <w:rPr>
          <w:rtl w:val="0"/>
        </w:rPr>
      </w:r>
    </w:p>
    <w:p w:rsidR="00000000" w:rsidDel="00000000" w:rsidP="00000000" w:rsidRDefault="00000000" w:rsidRPr="00000000" w14:paraId="000000BC">
      <w:pPr>
        <w:keepNext w:val="1"/>
        <w:spacing w:after="130" w:lineRule="auto"/>
        <w:rPr/>
      </w:pPr>
      <w:r>
        <w:rPr>
          <w:b w:val="1"/>
          <w:bCs w:val="1"/>
          <w:rtl w:val="0"/>
        </w:rPr>
        <w:t xml:space="preserve">Worked example, staged.</w:t>
      </w:r>
      <w:r>
        <w:rPr>
          <w:rtl w:val="0"/>
        </w:rPr>
        <w:t xml:space="preserve"> 12.7 clicks/day required, priced target $3.22, and the climb staged so this write pays $1.64 — the first rung of the ladder above:</w:t>
      </w:r>
    </w:p>
    <w:p w:rsidR="00000000" w:rsidDel="00000000" w:rsidP="00000000" w:rsidRDefault="00000000" w:rsidRPr="00000000" w14:paraId="000000BD">
      <w:pPr>
        <w:keepNext w:val="1"/>
        <w:shd w:fill="f7f7f7" w:val="clear"/>
        <w:spacing w:before="60" w:lineRule="auto"/>
        <w:ind w:left="288" w:firstLine="0"/>
        <w:rPr/>
      </w:pPr>
      <w:del w:id="5063" w:author="Claude" w:date="2026-09-25T00:00:00Z">
        <w:r>
          <w:rPr>
            <w:rFonts w:ascii="Consolas" w:cs="Consolas" w:eastAsia="Consolas" w:hAnsi="Consolas"/>
            <w:sz w:val="18"/>
            <w:szCs w:val="18"/>
            <w:rtl w:val="0"/>
          </w:rPr>
          <w:delText xml:space="preserve">This write:  12.7 × $1.64  =  $20.83/day    $146/week</w:delText>
        </w:r>
      </w:del>
      <w:ins w:id="5064" w:author="Claude" w:date="2026-09-25T00:00:00Z">
        <w:r>
          <w:rPr>
            <w:rFonts w:ascii="Consolas" w:cs="Consolas" w:eastAsia="Consolas" w:hAnsi="Consolas"/>
            <w:sz w:val="18"/>
            <w:szCs w:val="18"/>
            <w:rtl w:val="0"/>
          </w:rPr>
          <w:t xml:space="preserve">This write:  12.7 × $1.64 + 5.4 × $0.67  =  $24.45/day    $171/week</w:t>
        </w:r>
      </w:ins>
      <w:r>
        <w:rPr>
          <w:rtl w:val="0"/>
        </w:rPr>
      </w:r>
    </w:p>
    <w:p w:rsidR="00000000" w:rsidDel="00000000" w:rsidP="00000000" w:rsidRDefault="00000000" w:rsidRPr="00000000" w14:paraId="000000BE">
      <w:pPr>
        <w:shd w:fill="f7f7f7" w:val="clear"/>
        <w:spacing w:after="140" w:lineRule="auto"/>
        <w:ind w:left="288" w:firstLine="0"/>
        <w:rPr/>
      </w:pPr>
      <w:del w:id="5065" w:author="Claude" w:date="2026-09-25T00:00:00Z">
        <w:r>
          <w:rPr>
            <w:rFonts w:ascii="Consolas" w:cs="Consolas" w:eastAsia="Consolas" w:hAnsi="Consolas"/>
            <w:sz w:val="18"/>
            <w:szCs w:val="18"/>
            <w:rtl w:val="0"/>
          </w:rPr>
          <w:delText xml:space="preserve">At target:   12.7 × $3.22  =  $40.89/day    $286/week</w:delText>
        </w:r>
      </w:del>
      <w:ins w:id="5066" w:author="Claude" w:date="2026-09-25T00:00:00Z">
        <w:r>
          <w:rPr>
            <w:rFonts w:ascii="Consolas" w:cs="Consolas" w:eastAsia="Consolas" w:hAnsi="Consolas"/>
            <w:sz w:val="18"/>
            <w:szCs w:val="18"/>
            <w:rtl w:val="0"/>
          </w:rPr>
          <w:t xml:space="preserve">At target:   12.7 × $3.22 + 5.4 × $0.67  =  $44.51/day    $312/week</w:t>
        </w:r>
      </w:ins>
      <w:r>
        <w:rPr>
          <w:rtl w:val="0"/>
        </w:rPr>
      </w:r>
    </w:p>
    <w:p w:rsidR="00000000" w:rsidDel="00000000" w:rsidP="00000000" w:rsidRDefault="00000000" w:rsidRPr="00000000" w14:paraId="000000BF">
      <w:pPr>
        <w:spacing w:after="130" w:lineRule="auto"/>
        <w:rPr/>
      </w:pPr>
      <w:r>
        <w:rPr>
          <w:rtl w:val="0"/>
        </w:rPr>
        <w:t xml:space="preserve">Both figures are committed on the row now. The budget re-sizes each write as the price climbs.</w:t>
      </w:r>
    </w:p>
    <w:p w:rsidR="00000000" w:rsidDel="00000000" w:rsidP="00000000" w:rsidRDefault="00000000" w:rsidRPr="00000000" w14:paraId="000000C0">
      <w:pPr>
        <w:spacing w:after="130" w:lineRule="auto"/>
        <w:rPr/>
      </w:pPr>
      <w:r>
        <w:rPr>
          <w:b w:val="1"/>
          <w:bCs w:val="1"/>
          <w:rtl w:val="0"/>
        </w:rPr>
        <w:t xml:space="preserve">Three inputs, three jobs, none interchangeable.</w:t>
      </w:r>
      <w:r>
        <w:rPr>
          <w:rtl w:val="0"/>
        </w:rPr>
        <w:t xml:space="preserve"> The gap sets the loss per order we will carry; the auction sets the price; the market's daily units set the volume. A push sized on volume but priced at the ceiling funds the term and not the position. A push priced from a gap with no volume figure cannot be budgeted or stopped. And a push priced from a gap without the auction's own price pays for a position it has already won.</w:t>
      </w:r>
    </w:p>
    <w:p w:rsidR="00000000" w:rsidDel="00000000" w:rsidP="00000000" w:rsidRDefault="00000000" w:rsidRPr="00000000" w14:paraId="000000C1">
      <w:pPr>
        <w:pBdr>
          <w:bottom w:color="bfbfbf" w:space="0" w:sz="6" w:val="single"/>
        </w:pBdr>
        <w:spacing w:after="160" w:before="60" w:lineRule="auto"/>
        <w:rPr/>
      </w:pPr>
      <w:r>
        <w:rPr>
          <w:rtl w:val="0"/>
        </w:rPr>
      </w:r>
    </w:p>
    <w:p w:rsidR="00000000" w:rsidDel="00000000" w:rsidP="00000000" w:rsidRDefault="00000000" w:rsidRPr="00000000" w14:paraId="000000C2">
      <w:pPr>
        <w:pStyle w:val="Heading1"/>
        <w:spacing w:after="140" w:before="320" w:lineRule="auto"/>
        <w:rPr/>
      </w:pPr>
      <w:r>
        <w:rPr>
          <w:b w:val="1"/>
          <w:bCs w:val="1"/>
          <w:color w:val="1f3864"/>
          <w:sz w:val="28"/>
          <w:szCs w:val="28"/>
          <w:rtl w:val="0"/>
        </w:rPr>
        <w:t xml:space="preserve">8. Above the ceiling — the one exception, and its bounds</w:t>
      </w:r>
      <w:r>
        <w:rPr>
          <w:rtl w:val="0"/>
        </w:rPr>
      </w:r>
    </w:p>
    <w:p w:rsidR="00000000" w:rsidDel="00000000" w:rsidP="00000000" w:rsidRDefault="00000000" w:rsidRPr="00000000" w14:paraId="000000C3">
      <w:pPr>
        <w:spacing w:after="130" w:lineRule="auto"/>
        <w:rPr/>
      </w:pPr>
      <w:r>
        <w:rPr>
          <w:b w:val="1"/>
          <w:bCs w:val="1"/>
          <w:rtl w:val="0"/>
        </w:rPr>
        <w:t xml:space="preserve">A Ranking Exact row may price top of search above what the placement affords.</w:t>
      </w:r>
      <w:r>
        <w:rPr>
          <w:rtl w:val="0"/>
        </w:rPr>
        <w:t xml:space="preserve"> That is how rank is bought: we knowingly lose money per click to take the position. $3.22 against a $1.57 ceiling is 2.1× — a $13.64 cost per order against a $6.65 unit, so $6.99 lost on each one. Deliberate, sized, dated, and written on the row.</w:t>
      </w:r>
    </w:p>
    <w:p w:rsidR="00000000" w:rsidDel="00000000" w:rsidP="00000000" w:rsidRDefault="00000000" w:rsidRPr="00000000" w14:paraId="000000C4">
      <w:pPr>
        <w:spacing w:after="130" w:lineRule="auto"/>
        <w:rPr/>
      </w:pPr>
      <w:r>
        <w:rPr>
          <w:rtl w:val="0"/>
        </w:rPr>
        <w:t xml:space="preserve">Every other placement on the same campaign stays inside its ceiling. Rest of search never exceeds what it affords, and its modifier sits at zero until it earns a lift — 15+ clicks at that placement converting at or above the product-page rate. That one is a switch rather than a blend, and the difference is what the number is used for: an eligibility test asks a yes-or-no question and a wrong answer costs one cycle, while a ceiling is a figure the price is built on and a wrong one is paid on every click until it is corrected. Product pages have no modifier and move only through the base. So does a ranking campaign with no funded case this cycle: bounded at every placement, including top of search.</w:t>
      </w:r>
    </w:p>
    <w:p w:rsidR="00000000" w:rsidDel="00000000" w:rsidP="00000000" w:rsidRDefault="00000000" w:rsidRPr="00000000" w14:paraId="000000C5">
      <w:pPr>
        <w:spacing w:after="130" w:lineRule="auto"/>
        <w:rPr/>
      </w:pPr>
      <w:r>
        <w:rPr>
          <w:b w:val="1"/>
          <w:bCs w:val="1"/>
          <w:rtl w:val="0"/>
        </w:rPr>
        <w:t xml:space="preserve">Five bounds, checked in order</w:t>
      </w:r>
      <w:r>
        <w:rPr>
          <w:rtl w:val="0"/>
        </w:rPr>
        <w:t xml:space="preserve">, with whichever binds first named on the row:</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base is derived from the serving child, never inherited.</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modifier never exceeds 900% — the platform wall.</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market bound</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what the position clears at, plus a tolerance. $2.80 plus 15% here, so $3.22.</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click costs more than the unit earns — $6.65 here.</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flat account ceiling — a backstop against an arithmetic error, not a price anyone plans to pay.</w:t>
      </w:r>
    </w:p>
    <w:p w:rsidR="00000000" w:rsidDel="00000000" w:rsidP="00000000" w:rsidRDefault="00000000" w:rsidRPr="00000000" w14:paraId="000000CB">
      <w:pPr>
        <w:spacing w:after="130" w:lineRule="auto"/>
        <w:rPr/>
      </w:pPr>
      <w:r>
        <w:rPr>
          <w:rtl w:val="0"/>
        </w:rPr>
        <w:t xml:space="preserve">The market bound sits below the per-unit bound deliberately, and on this product it is the one that does the work. A $6.65 unit at 23.6% conversion can technically pay $6.65 a click — a $28 cost per order, losing $21 on every one. That is legal on a sized push and almost never sensible, so the auction's own price is what stops the climb long before the unit's arithmetic does. Whichever bound binds is named on the row </w:t>
      </w:r>
      <w:r>
        <w:rPr>
          <w:b w:val="1"/>
          <w:bCs w:val="1"/>
          <w:rtl w:val="0"/>
        </w:rPr>
        <w:t xml:space="preserve">with the loss per order it implies</w:t>
      </w:r>
      <w:r>
        <w:rPr>
          <w:rtl w:val="0"/>
        </w:rPr>
        <w:t xml:space="preserve">.</w:t>
      </w:r>
    </w:p>
    <w:p w:rsidR="00000000" w:rsidDel="00000000" w:rsidP="00000000" w:rsidRDefault="00000000" w:rsidRPr="00000000" w14:paraId="000000CC">
      <w:pPr>
        <w:pBdr>
          <w:bottom w:color="bfbfbf" w:space="0" w:sz="6" w:val="single"/>
        </w:pBdr>
        <w:spacing w:after="160" w:before="60" w:lineRule="auto"/>
        <w:rPr/>
      </w:pPr>
      <w:r>
        <w:rPr>
          <w:rtl w:val="0"/>
        </w:rPr>
      </w:r>
    </w:p>
    <w:p w:rsidR="00000000" w:rsidDel="00000000" w:rsidP="00000000" w:rsidRDefault="00000000" w:rsidRPr="00000000" w14:paraId="000000CD">
      <w:pPr>
        <w:pStyle w:val="Heading1"/>
        <w:spacing w:after="140" w:before="320" w:lineRule="auto"/>
        <w:rPr/>
      </w:pPr>
      <w:r>
        <w:rPr>
          <w:b w:val="1"/>
          <w:bCs w:val="1"/>
          <w:color w:val="1f3864"/>
          <w:sz w:val="28"/>
          <w:szCs w:val="28"/>
          <w:rtl w:val="0"/>
        </w:rPr>
        <w:t xml:space="preserve">9. The four kinds of write</w:t>
      </w:r>
      <w:r>
        <w:rPr>
          <w:rtl w:val="0"/>
        </w:rPr>
      </w:r>
    </w:p>
    <w:p w:rsidR="00000000" w:rsidDel="00000000" w:rsidP="00000000" w:rsidRDefault="00000000" w:rsidRPr="00000000" w14:paraId="000000CE">
      <w:pPr>
        <w:spacing w:after="130" w:lineRule="auto"/>
        <w:rPr/>
      </w:pPr>
      <w:r>
        <w:rPr>
          <w:rtl w:val="0"/>
        </w:rPr>
        <w:t xml:space="preserve">Each cycle a campaign gets one. The row says which — and says why, because the same arithmetic looks identical whatever drove it.</w:t>
      </w:r>
    </w:p>
    <w:p w:rsidR="00000000" w:rsidDel="00000000" w:rsidP="00000000" w:rsidRDefault="00000000" w:rsidRPr="00000000" w14:paraId="000000CF">
      <w:pPr>
        <w:spacing w:after="130" w:lineRule="auto"/>
        <w:rPr/>
      </w:pPr>
      <w:r>
        <w:rPr>
          <w:rtl w:val="0"/>
        </w:rPr>
        <w:t xml:space="preserve">Every example below states the campaign's </w:t>
      </w:r>
      <w:r>
        <w:rPr>
          <w:b w:val="1"/>
          <w:bCs w:val="1"/>
          <w:rtl w:val="0"/>
        </w:rPr>
        <w:t xml:space="preserve">current</w:t>
      </w:r>
      <w:r>
        <w:rPr>
          <w:rtl w:val="0"/>
        </w:rPr>
        <w:t xml:space="preserve"> base, modifier and top-of-search price before the write, so there is no doubt what the new figures are being compared to. Remember the three are locked together: </w:t>
      </w:r>
      <w:r>
        <w:rPr>
          <w:rFonts w:ascii="Consolas" w:cs="Consolas" w:eastAsia="Consolas" w:hAnsi="Consolas"/>
          <w:sz w:val="19"/>
          <w:szCs w:val="19"/>
          <w:rtl w:val="0"/>
        </w:rPr>
        <w:t xml:space="preserve">top of search = base × (1 + modifier)</w:t>
      </w:r>
      <w:r>
        <w:rPr>
          <w:rtl w:val="0"/>
        </w:rPr>
        <w:t xml:space="preserve">, so any two of them fix the third.</w:t>
      </w:r>
    </w:p>
    <w:p w:rsidR="00000000" w:rsidDel="00000000" w:rsidP="00000000" w:rsidRDefault="00000000" w:rsidRPr="00000000" w14:paraId="000000D0">
      <w:pPr>
        <w:pStyle w:val="Heading2"/>
        <w:spacing w:after="110" w:before="220" w:lineRule="auto"/>
        <w:rPr/>
      </w:pPr>
      <w:r>
        <w:rPr>
          <w:b w:val="1"/>
          <w:bCs w:val="1"/>
          <w:color w:val="1f3864"/>
          <w:sz w:val="23"/>
          <w:szCs w:val="23"/>
          <w:rtl w:val="0"/>
        </w:rPr>
        <w:t xml:space="preserve">Distribution fix — base steps down, price holds</w:t>
      </w:r>
      <w:r>
        <w:rPr>
          <w:rtl w:val="0"/>
        </w:rPr>
      </w:r>
    </w:p>
    <w:p w:rsidR="00000000" w:rsidDel="00000000" w:rsidP="00000000" w:rsidRDefault="00000000" w:rsidRPr="00000000" w14:paraId="000000D1">
      <w:pPr>
        <w:spacing w:after="130" w:lineRule="auto"/>
        <w:rPr/>
      </w:pPr>
      <w:r>
        <w:rPr>
          <w:b w:val="1"/>
          <w:bCs w:val="1"/>
          <w:rtl w:val="0"/>
        </w:rPr>
        <w:t xml:space="preserve">The campaign:</w:t>
      </w:r>
      <w:r>
        <w:rPr>
          <w:rtl w:val="0"/>
        </w:rPr>
        <w:t xml:space="preserve"> 1,240 clicks in the window. Product pages taking </w:t>
      </w:r>
      <w:r>
        <w:rPr>
          <w:b w:val="1"/>
          <w:bCs w:val="1"/>
          <w:rtl w:val="0"/>
        </w:rPr>
        <w:t xml:space="preserve">34%</w:t>
      </w:r>
      <w:r>
        <w:rPr>
          <w:rtl w:val="0"/>
        </w:rPr>
        <w:t xml:space="preserve"> of them, top of search only 58%. Rank 17 against a target of 3. Top of search already at $2.34, a price this campaign earned and has the conversion to justify.</w:t>
      </w:r>
    </w:p>
    <w:p w:rsidR="00000000" w:rsidDel="00000000" w:rsidP="00000000" w:rsidRDefault="00000000" w:rsidRPr="00000000" w14:paraId="000000D2">
      <w:pPr>
        <w:keepNext w:val="1"/>
        <w:spacing w:after="130" w:lineRule="auto"/>
        <w:rPr/>
      </w:pPr>
      <w:r>
        <w:rPr>
          <w:b w:val="1"/>
          <w:bCs w:val="1"/>
          <w:rtl w:val="0"/>
        </w:rPr>
        <w:t xml:space="preserve">Why this move.</w:t>
      </w:r>
      <w:r>
        <w:rPr>
          <w:rtl w:val="0"/>
        </w:rPr>
        <w:t xml:space="preserve"> A third of the money is landing on the placement that does not move rank. The base is what prices product pages, so cutting it makes those clicks cheaper and fewer. Top of search must not fall with it — the position is not the problem, the mix is — so the modifier rises to hold $2.34 exactly where it was.</w:t>
      </w:r>
    </w:p>
    <w:p w:rsidR="00000000" w:rsidDel="00000000" w:rsidP="00000000" w:rsidRDefault="00000000" w:rsidRPr="00000000" w14:paraId="000000D3">
      <w:pPr>
        <w:keepNext w:val="1"/>
        <w:shd w:fill="f7f7f7" w:val="clear"/>
        <w:spacing w:before="60" w:lineRule="auto"/>
        <w:ind w:left="288" w:firstLine="0"/>
        <w:rPr/>
      </w:pPr>
      <w:r>
        <w:rPr>
          <w:rFonts w:ascii="Consolas" w:cs="Consolas" w:eastAsia="Consolas" w:hAnsi="Consolas"/>
          <w:sz w:val="18"/>
          <w:szCs w:val="18"/>
          <w:rtl w:val="0"/>
        </w:rPr>
        <w:t xml:space="preserve">Now:    base $1.80 · modifier  30%  · top of search $2.34</w:t>
      </w:r>
      <w:r>
        <w:rPr>
          <w:rtl w:val="0"/>
        </w:rPr>
      </w:r>
    </w:p>
    <w:p w:rsidR="00000000" w:rsidDel="00000000" w:rsidP="00000000" w:rsidRDefault="00000000" w:rsidRPr="00000000" w14:paraId="000000D4">
      <w:pPr>
        <w:keepNext w:val="1"/>
        <w:shd w:fill="f7f7f7" w:val="clear"/>
        <w:ind w:left="288" w:firstLine="0"/>
        <w:rPr/>
      </w:pPr>
      <w:commentRangeStart w:id="10"/>
      <w:del w:id="5071" w:author="Claude" w:date="2026-09-25T00:00:00Z">
        <w:r>
          <w:rPr>
            <w:rFonts w:ascii="Consolas" w:cs="Consolas" w:eastAsia="Consolas" w:hAnsi="Consolas"/>
            <w:sz w:val="18"/>
            <w:szCs w:val="18"/>
            <w:rtl w:val="0"/>
          </w:rPr>
          <w:delText xml:space="preserve">Write:  base $0.90 · modifier 160%  · top of search $2.34   (held)</w:delText>
        </w:r>
      </w:del>
      <w:ins w:id="5072" w:author="Claude" w:date="2026-09-25T00:00:00Z">
        <w:r>
          <w:rPr>
            <w:rFonts w:ascii="Consolas" w:cs="Consolas" w:eastAsia="Consolas" w:hAnsi="Consolas"/>
            <w:sz w:val="18"/>
            <w:szCs w:val="18"/>
            <w:rtl w:val="0"/>
          </w:rPr>
          <w:t xml:space="preserve">Write:  base $1.35 · modifier  73%  · top of search $2.34   (held)</w:t>
        </w:r>
      </w:ins>
      <w:commentRangeEnd w:id="10"/>
      <w:r>
        <w:rPr>
          <w:rStyle w:val="CommentReference"/>
        </w:rPr>
        <w:commentReference w:id="10"/>
      </w:r>
      <w:r>
        <w:rPr>
          <w:rtl w:val="0"/>
        </w:rPr>
      </w:r>
    </w:p>
    <w:p w:rsidR="00000000" w:rsidDel="00000000" w:rsidP="00000000" w:rsidRDefault="00000000" w:rsidRPr="00000000" w14:paraId="000000D5">
      <w:pPr>
        <w:keepNext w:val="1"/>
        <w:shd w:fill="f7f7f7" w:val="clear"/>
        <w:ind w:left="288"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D6">
      <w:pPr>
        <w:keepNext w:val="1"/>
        <w:shd w:fill="f7f7f7" w:val="clear"/>
        <w:ind w:left="288" w:firstLine="0"/>
        <w:rPr/>
      </w:pPr>
      <w:r>
        <w:rPr>
          <w:rFonts w:ascii="Consolas" w:cs="Consolas" w:eastAsia="Consolas" w:hAnsi="Consolas"/>
          <w:sz w:val="18"/>
          <w:szCs w:val="18"/>
          <w:rtl w:val="0"/>
        </w:rPr>
        <w:t xml:space="preserve">           </w:t>
      </w:r>
      <w:del w:id="5073" w:author="Claude" w:date="2026-09-25T00:00:00Z">
        <w:r>
          <w:rPr>
            <w:rFonts w:ascii="Consolas" w:cs="Consolas" w:eastAsia="Consolas" w:hAnsi="Consolas"/>
            <w:sz w:val="18"/>
            <w:szCs w:val="18"/>
            <w:rtl w:val="0"/>
          </w:rPr>
          <w:delText xml:space="preserve">base cut 50%, at the cap; staged on to $0.67</w:delText>
        </w:r>
      </w:del>
      <w:ins w:id="5074" w:author="Claude" w:date="2026-09-25T00:00:00Z">
        <w:r>
          <w:rPr>
            <w:rFonts w:ascii="Consolas" w:cs="Consolas" w:eastAsia="Consolas" w:hAnsi="Consolas"/>
            <w:sz w:val="18"/>
            <w:szCs w:val="18"/>
            <w:rtl w:val="0"/>
          </w:rPr>
          <w:t xml:space="preserve">base cut 25%, the cap for a row with sales, product-page orders at risk named; staged on to $0.67</w:t>
        </w:r>
      </w:ins>
      <w:r>
        <w:rPr>
          <w:rtl w:val="0"/>
        </w:rPr>
      </w:r>
    </w:p>
    <w:p w:rsidR="00000000" w:rsidDel="00000000" w:rsidP="00000000" w:rsidRDefault="00000000" w:rsidRPr="00000000" w14:paraId="000000D7">
      <w:pPr>
        <w:shd w:fill="f7f7f7" w:val="clear"/>
        <w:spacing w:after="140" w:lineRule="auto"/>
        <w:ind w:left="288" w:firstLine="0"/>
        <w:rPr/>
      </w:pPr>
      <w:r>
        <w:rPr>
          <w:rFonts w:ascii="Consolas" w:cs="Consolas" w:eastAsia="Consolas" w:hAnsi="Consolas"/>
          <w:sz w:val="18"/>
          <w:szCs w:val="18"/>
          <w:rtl w:val="0"/>
        </w:rPr>
        <w:t xml:space="preserve">           </w:t>
      </w:r>
      <w:del w:id="5075" w:author="Claude" w:date="2026-09-25T00:00:00Z">
        <w:r>
          <w:rPr>
            <w:rFonts w:ascii="Consolas" w:cs="Consolas" w:eastAsia="Consolas" w:hAnsi="Consolas"/>
            <w:sz w:val="18"/>
            <w:szCs w:val="18"/>
            <w:rtl w:val="0"/>
          </w:rPr>
          <w:delText xml:space="preserve">0.90 × 2.60 = 2.34 — the same price, from a lower base</w:delText>
        </w:r>
      </w:del>
      <w:ins w:id="5076" w:author="Claude" w:date="2026-09-25T00:00:00Z">
        <w:r>
          <w:rPr>
            <w:rFonts w:ascii="Consolas" w:cs="Consolas" w:eastAsia="Consolas" w:hAnsi="Consolas"/>
            <w:sz w:val="18"/>
            <w:szCs w:val="18"/>
            <w:rtl w:val="0"/>
          </w:rPr>
          <w:t xml:space="preserve">1.35 × 1.73 = 2.34 — the same price, from a lower base</w:t>
        </w:r>
      </w:ins>
      <w:r>
        <w:rPr>
          <w:rtl w:val="0"/>
        </w:rPr>
      </w:r>
    </w:p>
    <w:p w:rsidR="00000000" w:rsidDel="00000000" w:rsidP="00000000" w:rsidRDefault="00000000" w:rsidRPr="00000000" w14:paraId="000000D8">
      <w:pPr>
        <w:spacing w:after="130" w:lineRule="auto"/>
        <w:rPr/>
      </w:pPr>
      <w:r>
        <w:rPr>
          <w:b w:val="1"/>
          <w:bCs w:val="1"/>
          <w:rtl w:val="0"/>
        </w:rPr>
        <w:t xml:space="preserve">What we expect.</w:t>
      </w:r>
      <w:r>
        <w:rPr>
          <w:rtl w:val="0"/>
        </w:rPr>
        <w:t xml:space="preserve"> Product-page share falls toward 20%, top-of-search share rises toward 70%, and the same spend buys more of the clicks that move rank. </w:t>
      </w:r>
      <w:r>
        <w:rPr>
          <w:b w:val="1"/>
          <w:bCs w:val="1"/>
          <w:rtl w:val="0"/>
        </w:rPr>
        <w:t xml:space="preserve">What reverses it:</w:t>
      </w:r>
      <w:r>
        <w:rPr>
          <w:rtl w:val="0"/>
        </w:rPr>
        <w:t xml:space="preserve"> product-page share does not move, which means the leak is not price-driven and the base goes back.</w:t>
      </w:r>
    </w:p>
    <w:p>
      <w:pPr>
        <w:spacing w:after="130" w:lineRule="auto"/>
        <w:rPr>
          <w:ins w:id="5077" w:author="Claude" w:date="2026-09-25T00:00:00Z"/>
        </w:rPr>
      </w:pPr>
      <w:ins w:id="5078" w:author="Claude" w:date="2026-09-25T00:00:00Z">
        <w:r>
          <w:rPr>
            <w:b w:val="1"/>
            <w:bCs w:val="1"/>
            <w:rtl w:val="0"/>
          </w:rPr>
          <w:t xml:space="preserve">Under a price freeze. </w:t>
        </w:r>
      </w:ins>
      <w:ins w:id="5079" w:author="Claude" w:date="2026-09-25T00:00:00Z">
        <w:r>
          <w:rPr>
            <w:rtl w:val="0"/>
          </w:rPr>
          <w:t xml:space="preserve">Where a gate freezes price increases (a code red under SOP-26), this write is still legal, because the modifier rises only to hold the price. If the gate refuses it anyway, hold the whole write; never ship the base cut alone.</w:t>
        </w:r>
      </w:ins>
    </w:p>
    <w:p w:rsidR="00000000" w:rsidDel="00000000" w:rsidP="00000000" w:rsidRDefault="00000000" w:rsidRPr="00000000" w14:paraId="000000D9">
      <w:pPr>
        <w:pStyle w:val="Heading2"/>
        <w:spacing w:after="110" w:before="220" w:lineRule="auto"/>
        <w:rPr/>
      </w:pPr>
      <w:r>
        <w:rPr>
          <w:b w:val="1"/>
          <w:bCs w:val="1"/>
          <w:color w:val="1f3864"/>
          <w:sz w:val="23"/>
          <w:szCs w:val="23"/>
          <w:rtl w:val="0"/>
        </w:rPr>
        <w:t xml:space="preserve">Funding step — price climbs, base holds</w:t>
      </w:r>
      <w:r>
        <w:rPr>
          <w:rtl w:val="0"/>
        </w:rPr>
      </w:r>
    </w:p>
    <w:p w:rsidR="00000000" w:rsidDel="00000000" w:rsidP="00000000" w:rsidRDefault="00000000" w:rsidRPr="00000000" w14:paraId="000000DA">
      <w:pPr>
        <w:spacing w:after="130" w:lineRule="auto"/>
        <w:rPr/>
      </w:pPr>
      <w:r>
        <w:rPr>
          <w:b w:val="1"/>
          <w:bCs w:val="1"/>
          <w:rtl w:val="0"/>
        </w:rPr>
        <w:t xml:space="preserve">The campaign:</w:t>
      </w:r>
      <w:r>
        <w:rPr>
          <w:rtl w:val="0"/>
        </w:rPr>
        <w:t xml:space="preserve"> mix already right — product pages 14%, top of search 74%. But top of search is delivering </w:t>
      </w:r>
      <w:r>
        <w:rPr>
          <w:b w:val="1"/>
          <w:bCs w:val="1"/>
          <w:rtl w:val="0"/>
        </w:rPr>
        <w:t xml:space="preserve">4 clicks a day against 12.7 required</w:t>
      </w:r>
      <w:r>
        <w:rPr>
          <w:rtl w:val="0"/>
        </w:rPr>
        <w:t xml:space="preserve">. Base already sitting at $0.67, what product pages afford.</w:t>
      </w:r>
    </w:p>
    <w:p w:rsidR="00000000" w:rsidDel="00000000" w:rsidP="00000000" w:rsidRDefault="00000000" w:rsidRPr="00000000" w14:paraId="000000DB">
      <w:pPr>
        <w:keepNext w:val="1"/>
        <w:spacing w:after="130" w:lineRule="auto"/>
        <w:rPr/>
      </w:pPr>
      <w:r>
        <w:rPr>
          <w:b w:val="1"/>
          <w:bCs w:val="1"/>
          <w:rtl w:val="0"/>
        </w:rPr>
        <w:t xml:space="preserve">Why this move.</w:t>
      </w:r>
      <w:r>
        <w:rPr>
          <w:rtl w:val="0"/>
        </w:rPr>
        <w:t xml:space="preserve"> There is no distribution to fix, so cutting the base would only reduce delivery further. The shortfall is volume at top of search, and the only lever for that is the top-of-search price. The base holds because it is already at its ceiling.</w:t>
      </w:r>
    </w:p>
    <w:p w:rsidR="00000000" w:rsidDel="00000000" w:rsidP="00000000" w:rsidRDefault="00000000" w:rsidRPr="00000000" w14:paraId="000000DC">
      <w:pPr>
        <w:keepNext w:val="1"/>
        <w:shd w:fill="f7f7f7" w:val="clear"/>
        <w:spacing w:before="60" w:lineRule="auto"/>
        <w:ind w:left="288" w:firstLine="0"/>
        <w:rPr/>
      </w:pPr>
      <w:r>
        <w:rPr>
          <w:rFonts w:ascii="Consolas" w:cs="Consolas" w:eastAsia="Consolas" w:hAnsi="Consolas"/>
          <w:sz w:val="18"/>
          <w:szCs w:val="18"/>
          <w:rtl w:val="0"/>
        </w:rPr>
        <w:t xml:space="preserve">Now:    base $0.67 · modifier  88%  · top of search $1.26</w:t>
      </w:r>
      <w:r>
        <w:rPr>
          <w:rtl w:val="0"/>
        </w:rPr>
      </w:r>
    </w:p>
    <w:p w:rsidR="00000000" w:rsidDel="00000000" w:rsidP="00000000" w:rsidRDefault="00000000" w:rsidRPr="00000000" w14:paraId="000000DD">
      <w:pPr>
        <w:keepNext w:val="1"/>
        <w:shd w:fill="f7f7f7" w:val="clear"/>
        <w:ind w:left="288" w:firstLine="0"/>
        <w:rPr/>
      </w:pPr>
      <w:r>
        <w:rPr>
          <w:rFonts w:ascii="Consolas" w:cs="Consolas" w:eastAsia="Consolas" w:hAnsi="Consolas"/>
          <w:sz w:val="18"/>
          <w:szCs w:val="18"/>
          <w:rtl w:val="0"/>
        </w:rPr>
        <w:t xml:space="preserve">Write:  base $0.67 · modifier 134%  · top of search $1.57</w:t>
      </w:r>
      <w:r>
        <w:rPr>
          <w:rtl w:val="0"/>
        </w:rPr>
      </w:r>
    </w:p>
    <w:p w:rsidR="00000000" w:rsidDel="00000000" w:rsidP="00000000" w:rsidRDefault="00000000" w:rsidRPr="00000000" w14:paraId="000000DE">
      <w:pPr>
        <w:keepNext w:val="1"/>
        <w:shd w:fill="f7f7f7" w:val="clear"/>
        <w:ind w:left="288"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DF">
      <w:pPr>
        <w:keepNext w:val="1"/>
        <w:shd w:fill="f7f7f7" w:val="clear"/>
        <w:ind w:left="288" w:firstLine="0"/>
        <w:rPr/>
      </w:pPr>
      <w:r>
        <w:rPr>
          <w:rFonts w:ascii="Consolas" w:cs="Consolas" w:eastAsia="Consolas" w:hAnsi="Consolas"/>
          <w:sz w:val="18"/>
          <w:szCs w:val="18"/>
          <w:rtl w:val="0"/>
        </w:rPr>
        <w:t xml:space="preserve">           base held — already at what product pages afford</w:t>
      </w:r>
      <w:r>
        <w:rPr>
          <w:rtl w:val="0"/>
        </w:rPr>
      </w:r>
    </w:p>
    <w:p w:rsidR="00000000" w:rsidDel="00000000" w:rsidP="00000000" w:rsidRDefault="00000000" w:rsidRPr="00000000" w14:paraId="000000E0">
      <w:pPr>
        <w:shd w:fill="f7f7f7" w:val="clear"/>
        <w:spacing w:after="140" w:lineRule="auto"/>
        <w:ind w:left="288" w:firstLine="0"/>
        <w:rPr/>
      </w:pPr>
      <w:r>
        <w:rPr>
          <w:rFonts w:ascii="Consolas" w:cs="Consolas" w:eastAsia="Consolas" w:hAnsi="Consolas"/>
          <w:sz w:val="18"/>
          <w:szCs w:val="18"/>
          <w:rtl w:val="0"/>
        </w:rPr>
        <w:t xml:space="preserve">           top of search +25%, inside the 30% cap</w:t>
      </w:r>
      <w:r>
        <w:rPr>
          <w:rtl w:val="0"/>
        </w:rPr>
      </w:r>
    </w:p>
    <w:p w:rsidR="00000000" w:rsidDel="00000000" w:rsidP="00000000" w:rsidRDefault="00000000" w:rsidRPr="00000000" w14:paraId="000000E1">
      <w:pPr>
        <w:spacing w:after="130" w:lineRule="auto"/>
        <w:rPr/>
      </w:pPr>
      <w:r>
        <w:rPr>
          <w:b w:val="1"/>
          <w:bCs w:val="1"/>
          <w:rtl w:val="0"/>
        </w:rPr>
        <w:t xml:space="preserve">What we expect.</w:t>
      </w:r>
      <w:r>
        <w:rPr>
          <w:rtl w:val="0"/>
        </w:rPr>
        <w:t xml:space="preserve"> Top-of-search clicks per day rise toward 12.7 with the mix unchanged. </w:t>
      </w:r>
      <w:r>
        <w:rPr>
          <w:b w:val="1"/>
          <w:bCs w:val="1"/>
          <w:rtl w:val="0"/>
        </w:rPr>
        <w:t xml:space="preserve">What reverses it:</w:t>
      </w:r>
      <w:r>
        <w:rPr>
          <w:rtl w:val="0"/>
        </w:rPr>
        <w:t xml:space="preserve"> clicks do not rise, which points at impression share and auction competitiveness rather than price.</w:t>
      </w:r>
    </w:p>
    <w:p w:rsidR="00000000" w:rsidDel="00000000" w:rsidP="00000000" w:rsidRDefault="00000000" w:rsidRPr="00000000" w14:paraId="000000E2">
      <w:pPr>
        <w:pStyle w:val="Heading2"/>
        <w:spacing w:after="110" w:before="220" w:lineRule="auto"/>
        <w:rPr/>
      </w:pPr>
      <w:r>
        <w:rPr>
          <w:b w:val="1"/>
          <w:bCs w:val="1"/>
          <w:color w:val="1f3864"/>
          <w:sz w:val="23"/>
          <w:szCs w:val="23"/>
          <w:rtl w:val="0"/>
        </w:rPr>
        <w:t xml:space="preserve">Combined write — both, where both are owed</w:t>
      </w:r>
      <w:r>
        <w:rPr>
          <w:rtl w:val="0"/>
        </w:rPr>
      </w:r>
    </w:p>
    <w:p w:rsidR="00000000" w:rsidDel="00000000" w:rsidP="00000000" w:rsidRDefault="00000000" w:rsidRPr="00000000" w14:paraId="000000E3">
      <w:pPr>
        <w:spacing w:after="130" w:lineRule="auto"/>
        <w:rPr/>
      </w:pPr>
      <w:r>
        <w:rPr>
          <w:b w:val="1"/>
          <w:bCs w:val="1"/>
          <w:rtl w:val="0"/>
        </w:rPr>
        <w:t xml:space="preserve">The campaign:</w:t>
      </w:r>
      <w:r>
        <w:rPr>
          <w:rtl w:val="0"/>
        </w:rPr>
        <w:t xml:space="preserve"> base $1.20 against a $0.67 ceiling, modifier 5%, so top of search is $1.26. Product pages taking </w:t>
      </w:r>
      <w:r>
        <w:rPr>
          <w:b w:val="1"/>
          <w:bCs w:val="1"/>
          <w:rtl w:val="0"/>
        </w:rPr>
        <w:t xml:space="preserve">31%</w:t>
      </w:r>
      <w:r>
        <w:rPr>
          <w:rtl w:val="0"/>
        </w:rPr>
        <w:t xml:space="preserve"> of clicks </w:t>
      </w:r>
      <w:r>
        <w:rPr>
          <w:i w:val="1"/>
          <w:iCs w:val="1"/>
          <w:rtl w:val="0"/>
        </w:rPr>
        <w:t xml:space="preserve">and</w:t>
      </w:r>
      <w:r>
        <w:rPr>
          <w:rtl w:val="0"/>
        </w:rPr>
        <w:t xml:space="preserve"> top of search delivering </w:t>
      </w:r>
      <w:r>
        <w:rPr>
          <w:b w:val="1"/>
          <w:bCs w:val="1"/>
          <w:rtl w:val="0"/>
        </w:rPr>
        <w:t xml:space="preserve">3 of 12.7</w:t>
      </w:r>
      <w:r>
        <w:rPr>
          <w:rtl w:val="0"/>
        </w:rPr>
        <w:t xml:space="preserve"> required. Both problems are live at once.</w:t>
      </w:r>
    </w:p>
    <w:p w:rsidR="00000000" w:rsidDel="00000000" w:rsidP="00000000" w:rsidRDefault="00000000" w:rsidRPr="00000000" w14:paraId="000000E4">
      <w:pPr>
        <w:keepNext w:val="1"/>
        <w:spacing w:after="130" w:lineRule="auto"/>
        <w:rPr/>
      </w:pPr>
      <w:r>
        <w:rPr>
          <w:b w:val="1"/>
          <w:bCs w:val="1"/>
          <w:rtl w:val="0"/>
        </w:rPr>
        <w:t xml:space="preserve">Why both in one write.</w:t>
      </w:r>
      <w:r>
        <w:rPr>
          <w:rtl w:val="0"/>
        </w:rPr>
        <w:t xml:space="preserve"> Fixing them in sequence costs two cycles, and each cycle is two weeks of a dated push. They can share a write because the placement report grades them separately — the base step is read on product-page click share, the price step on top-of-search clicks. Neither hides the other.</w:t>
      </w:r>
    </w:p>
    <w:p w:rsidR="00000000" w:rsidDel="00000000" w:rsidP="00000000" w:rsidRDefault="00000000" w:rsidRPr="00000000" w14:paraId="000000E5">
      <w:pPr>
        <w:keepNext w:val="1"/>
        <w:shd w:fill="f7f7f7" w:val="clear"/>
        <w:spacing w:before="60" w:lineRule="auto"/>
        <w:ind w:left="288" w:firstLine="0"/>
        <w:rPr/>
      </w:pPr>
      <w:r>
        <w:rPr>
          <w:rFonts w:ascii="Consolas" w:cs="Consolas" w:eastAsia="Consolas" w:hAnsi="Consolas"/>
          <w:sz w:val="18"/>
          <w:szCs w:val="18"/>
          <w:rtl w:val="0"/>
        </w:rPr>
        <w:t xml:space="preserve">Now:    base $1.20 · modifier   5%  · top of search $1.26</w:t>
      </w:r>
      <w:r>
        <w:rPr>
          <w:rtl w:val="0"/>
        </w:rPr>
      </w:r>
    </w:p>
    <w:p w:rsidR="00000000" w:rsidDel="00000000" w:rsidP="00000000" w:rsidRDefault="00000000" w:rsidRPr="00000000" w14:paraId="000000E6">
      <w:pPr>
        <w:keepNext w:val="1"/>
        <w:shd w:fill="f7f7f7" w:val="clear"/>
        <w:ind w:left="288" w:firstLine="0"/>
        <w:rPr/>
      </w:pPr>
      <w:r>
        <w:rPr>
          <w:rFonts w:ascii="Consolas" w:cs="Consolas" w:eastAsia="Consolas" w:hAnsi="Consolas"/>
          <w:sz w:val="18"/>
          <w:szCs w:val="18"/>
          <w:rtl w:val="0"/>
        </w:rPr>
        <w:t xml:space="preserve">Write:  base $0.67 · modifier 134%  · top of search $1.57</w:t>
      </w:r>
      <w:r>
        <w:rPr>
          <w:rtl w:val="0"/>
        </w:rPr>
      </w:r>
    </w:p>
    <w:p w:rsidR="00000000" w:rsidDel="00000000" w:rsidP="00000000" w:rsidRDefault="00000000" w:rsidRPr="00000000" w14:paraId="000000E7">
      <w:pPr>
        <w:keepNext w:val="1"/>
        <w:shd w:fill="f7f7f7" w:val="clear"/>
        <w:ind w:left="288"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E8">
      <w:pPr>
        <w:keepNext w:val="1"/>
        <w:shd w:fill="f7f7f7" w:val="clear"/>
        <w:ind w:left="288" w:firstLine="0"/>
        <w:rPr/>
      </w:pPr>
      <w:r>
        <w:rPr>
          <w:rFonts w:ascii="Consolas" w:cs="Consolas" w:eastAsia="Consolas" w:hAnsi="Consolas"/>
          <w:sz w:val="18"/>
          <w:szCs w:val="18"/>
          <w:rtl w:val="0"/>
        </w:rPr>
        <w:t xml:space="preserve">           base cut 44% — the distribution fix</w:t>
      </w:r>
      <w:r>
        <w:rPr>
          <w:rtl w:val="0"/>
        </w:rPr>
      </w:r>
    </w:p>
    <w:p w:rsidR="00000000" w:rsidDel="00000000" w:rsidP="00000000" w:rsidRDefault="00000000" w:rsidRPr="00000000" w14:paraId="000000E9">
      <w:pPr>
        <w:keepNext w:val="1"/>
        <w:shd w:fill="f7f7f7" w:val="clear"/>
        <w:ind w:left="288" w:firstLine="0"/>
        <w:rPr/>
      </w:pPr>
      <w:r>
        <w:rPr>
          <w:rFonts w:ascii="Consolas" w:cs="Consolas" w:eastAsia="Consolas" w:hAnsi="Consolas"/>
          <w:sz w:val="18"/>
          <w:szCs w:val="18"/>
          <w:rtl w:val="0"/>
        </w:rPr>
        <w:t xml:space="preserve">           top of search +25% — the funding step</w:t>
      </w:r>
      <w:r>
        <w:rPr>
          <w:rtl w:val="0"/>
        </w:rPr>
      </w:r>
    </w:p>
    <w:p w:rsidR="00000000" w:rsidDel="00000000" w:rsidP="00000000" w:rsidRDefault="00000000" w:rsidRPr="00000000" w14:paraId="000000EA">
      <w:pPr>
        <w:shd w:fill="f7f7f7" w:val="clear"/>
        <w:spacing w:after="140" w:lineRule="auto"/>
        <w:ind w:left="288" w:firstLine="0"/>
        <w:rPr/>
      </w:pPr>
      <w:r>
        <w:rPr>
          <w:rFonts w:ascii="Consolas" w:cs="Consolas" w:eastAsia="Consolas" w:hAnsi="Consolas"/>
          <w:sz w:val="18"/>
          <w:szCs w:val="18"/>
          <w:rtl w:val="0"/>
        </w:rPr>
        <w:t xml:space="preserve">           0.67 × 2.34 = 1.57</w:t>
      </w:r>
      <w:r>
        <w:rPr>
          <w:rtl w:val="0"/>
        </w:rPr>
      </w:r>
    </w:p>
    <w:p w:rsidR="00000000" w:rsidDel="00000000" w:rsidP="00000000" w:rsidRDefault="00000000" w:rsidRPr="00000000" w14:paraId="000000EB">
      <w:pPr>
        <w:spacing w:after="130" w:lineRule="auto"/>
        <w:rPr/>
      </w:pPr>
      <w:r>
        <w:rPr>
          <w:b w:val="1"/>
          <w:bCs w:val="1"/>
          <w:rtl w:val="0"/>
        </w:rPr>
        <w:t xml:space="preserve">What we expect.</w:t>
      </w:r>
      <w:r>
        <w:rPr>
          <w:rtl w:val="0"/>
        </w:rPr>
        <w:t xml:space="preserve"> Product-page share falls and top-of-search clicks rise. The row states the click share and the shortfall that made both owed, so the next read can tell which half worked.</w:t>
      </w:r>
    </w:p>
    <w:p w:rsidR="00000000" w:rsidDel="00000000" w:rsidP="00000000" w:rsidRDefault="00000000" w:rsidRPr="00000000" w14:paraId="000000EC">
      <w:pPr>
        <w:pStyle w:val="Heading2"/>
        <w:spacing w:after="110" w:before="220" w:lineRule="auto"/>
        <w:rPr/>
      </w:pPr>
      <w:r>
        <w:rPr>
          <w:b w:val="1"/>
          <w:bCs w:val="1"/>
          <w:color w:val="1f3864"/>
          <w:sz w:val="23"/>
          <w:szCs w:val="23"/>
          <w:rtl w:val="0"/>
        </w:rPr>
        <w:t xml:space="preserve">Descent to a named point</w:t>
      </w:r>
      <w:r>
        <w:rPr>
          <w:rtl w:val="0"/>
        </w:rPr>
      </w:r>
    </w:p>
    <w:p w:rsidR="00000000" w:rsidDel="00000000" w:rsidP="00000000" w:rsidRDefault="00000000" w:rsidRPr="00000000" w14:paraId="000000ED">
      <w:pPr>
        <w:spacing w:after="130" w:lineRule="auto"/>
        <w:rPr/>
      </w:pPr>
      <w:r>
        <w:rPr>
          <w:b w:val="1"/>
          <w:bCs w:val="1"/>
          <w:rtl w:val="0"/>
        </w:rPr>
        <w:t xml:space="preserve">The campaign:</w:t>
      </w:r>
      <w:r>
        <w:rPr>
          <w:rtl w:val="0"/>
        </w:rPr>
        <w:t xml:space="preserve"> base $1.80 with a 180% modifier inherited when the campaign was built, so top of search is </w:t>
      </w:r>
      <w:r>
        <w:rPr>
          <w:b w:val="1"/>
          <w:bCs w:val="1"/>
          <w:rtl w:val="0"/>
        </w:rPr>
        <w:t xml:space="preserve">$5.04</w:t>
      </w:r>
      <w:r>
        <w:rPr>
          <w:rtl w:val="0"/>
        </w:rPr>
        <w:t xml:space="preserve">. It has never served an impression at that price — but the row is not idle: </w:t>
      </w:r>
      <w:r>
        <w:rPr>
          <w:b w:val="1"/>
          <w:bCs w:val="1"/>
          <w:rtl w:val="0"/>
        </w:rPr>
        <w:t xml:space="preserve">340 product-page clicks and 6 orders</w:t>
      </w:r>
      <w:r>
        <w:rPr>
          <w:rtl w:val="0"/>
        </w:rPr>
        <w:t xml:space="preserve"> at the $1.80 base in the window. The ceiling on its serving child is $1.57 and there is no funded climb.</w:t>
      </w:r>
    </w:p>
    <w:p w:rsidR="00000000" w:rsidDel="00000000" w:rsidP="00000000" w:rsidRDefault="00000000" w:rsidRPr="00000000" w14:paraId="000000EE">
      <w:pPr>
        <w:keepNext w:val="1"/>
        <w:spacing w:after="130" w:lineRule="auto"/>
        <w:rPr/>
      </w:pPr>
      <w:r>
        <w:rPr>
          <w:b w:val="1"/>
          <w:bCs w:val="1"/>
          <w:rtl w:val="0"/>
        </w:rPr>
        <w:t xml:space="preserve">Why this move.</w:t>
      </w:r>
      <w:r>
        <w:rPr>
          <w:rtl w:val="0"/>
        </w:rPr>
        <w:t xml:space="preserve"> The price is above what this row should pay and nothing earned it. It comes down </w:t>
      </w:r>
      <w:r>
        <w:rPr>
          <w:b w:val="1"/>
          <w:bCs w:val="1"/>
          <w:rtl w:val="0"/>
        </w:rPr>
        <w:t xml:space="preserve">to the ceiling</w:t>
      </w:r>
      <w:r>
        <w:rPr>
          <w:rtl w:val="0"/>
        </w:rPr>
        <w:t xml:space="preserve"> — a named point — rather than drifting down as a by-product of the base cut happening alongside it.</w:t>
      </w:r>
    </w:p>
    <w:p w:rsidR="00000000" w:rsidDel="00000000" w:rsidP="00000000" w:rsidRDefault="00000000" w:rsidRPr="00000000" w14:paraId="000000EF">
      <w:pPr>
        <w:keepNext w:val="1"/>
        <w:shd w:fill="f7f7f7" w:val="clear"/>
        <w:spacing w:before="60" w:lineRule="auto"/>
        <w:ind w:left="288" w:firstLine="0"/>
        <w:rPr/>
      </w:pPr>
      <w:r>
        <w:rPr>
          <w:rFonts w:ascii="Consolas" w:cs="Consolas" w:eastAsia="Consolas" w:hAnsi="Consolas"/>
          <w:sz w:val="18"/>
          <w:szCs w:val="18"/>
          <w:rtl w:val="0"/>
        </w:rPr>
        <w:t xml:space="preserve">Now:    base $1.80 · modifier 180%  · top of search $5.04</w:t>
      </w:r>
      <w:r>
        <w:rPr>
          <w:rtl w:val="0"/>
        </w:rPr>
      </w:r>
    </w:p>
    <w:p w:rsidR="00000000" w:rsidDel="00000000" w:rsidP="00000000" w:rsidRDefault="00000000" w:rsidRPr="00000000" w14:paraId="000000F0">
      <w:pPr>
        <w:keepNext w:val="1"/>
        <w:shd w:fill="f7f7f7" w:val="clear"/>
        <w:ind w:left="288" w:firstLine="0"/>
        <w:rPr/>
      </w:pPr>
      <w:commentRangeStart w:id="11"/>
      <w:del w:id="5080" w:author="Claude" w:date="2026-09-25T00:00:00Z">
        <w:r>
          <w:rPr>
            <w:rFonts w:ascii="Consolas" w:cs="Consolas" w:eastAsia="Consolas" w:hAnsi="Consolas"/>
            <w:sz w:val="18"/>
            <w:szCs w:val="18"/>
            <w:rtl w:val="0"/>
          </w:rPr>
          <w:delText xml:space="preserve">Write:  base $0.90 · modifier  74%  · top of search $1.57</w:delText>
        </w:r>
      </w:del>
      <w:ins w:id="5081" w:author="Claude" w:date="2026-09-25T00:00:00Z">
        <w:r>
          <w:rPr>
            <w:rFonts w:ascii="Consolas" w:cs="Consolas" w:eastAsia="Consolas" w:hAnsi="Consolas"/>
            <w:sz w:val="18"/>
            <w:szCs w:val="18"/>
            <w:rtl w:val="0"/>
          </w:rPr>
          <w:t xml:space="preserve">Write:  base $1.35 · modifier  16%  · top of search $1.57</w:t>
        </w:r>
      </w:ins>
      <w:commentRangeEnd w:id="11"/>
      <w:r>
        <w:rPr>
          <w:rStyle w:val="CommentReference"/>
        </w:rPr>
        <w:commentReference w:id="11"/>
      </w:r>
      <w:r>
        <w:rPr>
          <w:rtl w:val="0"/>
        </w:rPr>
      </w:r>
    </w:p>
    <w:p w:rsidR="00000000" w:rsidDel="00000000" w:rsidP="00000000" w:rsidRDefault="00000000" w:rsidRPr="00000000" w14:paraId="000000F1">
      <w:pPr>
        <w:keepNext w:val="1"/>
        <w:shd w:fill="f7f7f7" w:val="clear"/>
        <w:ind w:left="288"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F2">
      <w:pPr>
        <w:keepNext w:val="1"/>
        <w:shd w:fill="f7f7f7" w:val="clear"/>
        <w:ind w:left="288" w:firstLine="0"/>
        <w:rPr/>
      </w:pPr>
      <w:r>
        <w:rPr>
          <w:rFonts w:ascii="Consolas" w:cs="Consolas" w:eastAsia="Consolas" w:hAnsi="Consolas"/>
          <w:sz w:val="18"/>
          <w:szCs w:val="18"/>
          <w:rtl w:val="0"/>
        </w:rPr>
        <w:t xml:space="preserve">           </w:t>
      </w:r>
      <w:del w:id="5082" w:author="Claude" w:date="2026-09-25T00:00:00Z">
        <w:r>
          <w:rPr>
            <w:rFonts w:ascii="Consolas" w:cs="Consolas" w:eastAsia="Consolas" w:hAnsi="Consolas"/>
            <w:sz w:val="18"/>
            <w:szCs w:val="18"/>
            <w:rtl w:val="0"/>
          </w:rPr>
          <w:delText xml:space="preserve">base cut 50% — the six orders came at product pages,</w:delText>
        </w:r>
      </w:del>
      <w:ins w:id="5083" w:author="Claude" w:date="2026-09-25T00:00:00Z">
        <w:r>
          <w:rPr>
            <w:rFonts w:ascii="Consolas" w:cs="Consolas" w:eastAsia="Consolas" w:hAnsi="Consolas"/>
            <w:sz w:val="18"/>
            <w:szCs w:val="18"/>
            <w:rtl w:val="0"/>
          </w:rPr>
          <w:t xml:space="preserve">base cut 25% — the six orders came at product pages,</w:t>
        </w:r>
      </w:ins>
      <w:r>
        <w:rPr>
          <w:rtl w:val="0"/>
        </w:rPr>
      </w:r>
    </w:p>
    <w:p w:rsidR="00000000" w:rsidDel="00000000" w:rsidP="00000000" w:rsidRDefault="00000000" w:rsidRPr="00000000" w14:paraId="000000F3">
      <w:pPr>
        <w:keepNext w:val="1"/>
        <w:shd w:fill="f7f7f7" w:val="clear"/>
        <w:ind w:left="288" w:firstLine="0"/>
        <w:rPr/>
      </w:pPr>
      <w:r>
        <w:rPr>
          <w:rFonts w:ascii="Consolas" w:cs="Consolas" w:eastAsia="Consolas" w:hAnsi="Consolas"/>
          <w:sz w:val="18"/>
          <w:szCs w:val="18"/>
          <w:rtl w:val="0"/>
        </w:rPr>
        <w:t xml:space="preserve">           </w:t>
      </w:r>
      <w:del w:id="5084" w:author="Claude" w:date="2026-09-25T00:00:00Z">
        <w:r>
          <w:rPr>
            <w:rFonts w:ascii="Consolas" w:cs="Consolas" w:eastAsia="Consolas" w:hAnsi="Consolas"/>
            <w:sz w:val="18"/>
            <w:szCs w:val="18"/>
            <w:rtl w:val="0"/>
          </w:rPr>
          <w:delText xml:space="preserve">not at the price being removed, so the full cap applies</w:delText>
        </w:r>
      </w:del>
      <w:ins w:id="5085" w:author="Claude" w:date="2026-09-25T00:00:00Z">
        <w:r>
          <w:rPr>
            <w:rFonts w:ascii="Consolas" w:cs="Consolas" w:eastAsia="Consolas" w:hAnsi="Consolas"/>
            <w:sz w:val="18"/>
            <w:szCs w:val="18"/>
            <w:rtl w:val="0"/>
          </w:rPr>
          <w:t xml:space="preserve">which the base prices, so the with-sales cap applies</w:t>
        </w:r>
      </w:ins>
      <w:r>
        <w:rPr>
          <w:rtl w:val="0"/>
        </w:rPr>
      </w:r>
    </w:p>
    <w:p w:rsidR="00000000" w:rsidDel="00000000" w:rsidP="00000000" w:rsidRDefault="00000000" w:rsidRPr="00000000" w14:paraId="000000F4">
      <w:pPr>
        <w:shd w:fill="f7f7f7" w:val="clear"/>
        <w:spacing w:after="140" w:lineRule="auto"/>
        <w:ind w:left="288" w:firstLine="0"/>
        <w:rPr/>
      </w:pPr>
      <w:r>
        <w:rPr>
          <w:rFonts w:ascii="Consolas" w:cs="Consolas" w:eastAsia="Consolas" w:hAnsi="Consolas"/>
          <w:sz w:val="18"/>
          <w:szCs w:val="18"/>
          <w:rtl w:val="0"/>
        </w:rPr>
        <w:t xml:space="preserve">           remainder dated; top of search lands on the ceiling</w:t>
      </w:r>
      <w:r>
        <w:rPr>
          <w:rtl w:val="0"/>
        </w:rPr>
      </w:r>
    </w:p>
    <w:p w:rsidR="00000000" w:rsidDel="00000000" w:rsidP="00000000" w:rsidRDefault="00000000" w:rsidRPr="00000000" w14:paraId="000000F5">
      <w:pPr>
        <w:spacing w:after="130" w:lineRule="auto"/>
        <w:rPr/>
      </w:pPr>
      <w:r>
        <w:rPr>
          <w:b w:val="1"/>
          <w:bCs w:val="1"/>
          <w:rtl w:val="0"/>
        </w:rPr>
        <w:t xml:space="preserve">The row keeps its Ranking objective.</w:t>
      </w:r>
      <w:r>
        <w:rPr>
          <w:rtl w:val="0"/>
        </w:rPr>
        <w:t xml:space="preserve"> Coming down to the ceiling is a price decision, not a reclassification — the campaign is re-tested for a funded push next cycle, once a rank read and a delivery read exist to size one.</w:t>
      </w:r>
    </w:p>
    <w:p w:rsidR="00000000" w:rsidDel="00000000" w:rsidP="00000000" w:rsidRDefault="00000000" w:rsidRPr="00000000" w14:paraId="000000F6">
      <w:pPr>
        <w:spacing w:after="130" w:lineRule="auto"/>
        <w:rPr/>
      </w:pPr>
      <w:r>
        <w:rPr>
          <w:b w:val="1"/>
          <w:bCs w:val="1"/>
          <w:rtl w:val="0"/>
        </w:rPr>
        <w:t xml:space="preserve">What we expect.</w:t>
      </w:r>
      <w:r>
        <w:rPr>
          <w:rtl w:val="0"/>
        </w:rPr>
        <w:t xml:space="preserve"> Cost per order falls to something the unit can carry. Top-of-search delivery is unchanged because there was none to lose; </w:t>
      </w:r>
      <w:del w:id="5086" w:author="Claude" w:date="2026-09-25T00:00:00Z">
        <w:r>
          <w:rPr>
            <w:rtl w:val="0"/>
          </w:rPr>
          <w:delText xml:space="preserve">product-page delivery thins as the base halves</w:delText>
        </w:r>
      </w:del>
      <w:ins w:id="5087" w:author="Claude" w:date="2026-09-25T00:00:00Z">
        <w:r>
          <w:rPr>
            <w:rtl w:val="0"/>
          </w:rPr>
          <w:t xml:space="preserve">product-page delivery thins as the base comes down</w:t>
        </w:r>
      </w:ins>
      <w:r>
        <w:rPr>
          <w:rtl w:val="0"/>
        </w:rPr>
        <w:t xml:space="preserve">, which is the intended half of the move. </w:t>
      </w:r>
      <w:r>
        <w:rPr>
          <w:b w:val="1"/>
          <w:bCs w:val="1"/>
          <w:rtl w:val="0"/>
        </w:rPr>
        <w:t xml:space="preserve">What reverses it:</w:t>
      </w:r>
      <w:r>
        <w:rPr>
          <w:rtl w:val="0"/>
        </w:rPr>
        <w:t xml:space="preserve"> product-page orders fall further than the click reduction explains, meaning the base was buying more than it looked like.</w:t>
      </w:r>
    </w:p>
    <w:p w:rsidR="00000000" w:rsidDel="00000000" w:rsidP="00000000" w:rsidRDefault="00000000" w:rsidRPr="00000000" w14:paraId="000000F7">
      <w:pPr>
        <w:spacing w:after="130" w:lineRule="auto"/>
        <w:rPr/>
      </w:pPr>
      <w:r>
        <w:rPr>
          <w:b w:val="1"/>
          <w:bCs w:val="1"/>
          <w:rtl w:val="0"/>
        </w:rPr>
        <w:t xml:space="preserve">The rule behind all four:</w:t>
      </w:r>
      <w:r>
        <w:rPr>
          <w:rtl w:val="0"/>
        </w:rPr>
        <w:t xml:space="preserve"> the top-of-search price never falls as a </w:t>
      </w:r>
      <w:r>
        <w:rPr>
          <w:i w:val="1"/>
          <w:iCs w:val="1"/>
          <w:rtl w:val="0"/>
        </w:rPr>
        <w:t xml:space="preserve">residue</w:t>
      </w:r>
      <w:r>
        <w:rPr>
          <w:rtl w:val="0"/>
        </w:rPr>
        <w:t xml:space="preserve"> of a base cut. If it comes down, that is its own decision landing on a named point — and the row says which point and why.</w:t>
      </w:r>
    </w:p>
    <w:p w:rsidR="00000000" w:rsidDel="00000000" w:rsidP="00000000" w:rsidRDefault="00000000" w:rsidRPr="00000000" w14:paraId="000000F8">
      <w:pPr>
        <w:pBdr>
          <w:bottom w:color="bfbfbf" w:space="0" w:sz="6" w:val="single"/>
        </w:pBdr>
        <w:spacing w:after="160" w:before="60" w:lineRule="auto"/>
        <w:rPr/>
      </w:pPr>
      <w:r>
        <w:rPr>
          <w:rtl w:val="0"/>
        </w:rPr>
      </w:r>
    </w:p>
    <w:p w:rsidR="00000000" w:rsidDel="00000000" w:rsidP="00000000" w:rsidRDefault="00000000" w:rsidRPr="00000000" w14:paraId="000000F9">
      <w:pPr>
        <w:pStyle w:val="Heading1"/>
        <w:spacing w:after="140" w:before="320" w:lineRule="auto"/>
        <w:rPr/>
      </w:pPr>
      <w:r>
        <w:rPr>
          <w:b w:val="1"/>
          <w:bCs w:val="1"/>
          <w:color w:val="1f3864"/>
          <w:sz w:val="28"/>
          <w:szCs w:val="28"/>
          <w:rtl w:val="0"/>
        </w:rPr>
        <w:t xml:space="preserve">10. How big a step — sized per campaign, capped once</w:t>
      </w:r>
      <w:r>
        <w:rPr>
          <w:rtl w:val="0"/>
        </w:rPr>
      </w:r>
    </w:p>
    <w:p w:rsidR="00000000" w:rsidDel="00000000" w:rsidP="00000000" w:rsidRDefault="00000000" w:rsidRPr="00000000" w14:paraId="000000FA">
      <w:pPr>
        <w:keepNext w:val="1"/>
        <w:spacing w:after="130" w:lineRule="auto"/>
        <w:rPr/>
      </w:pPr>
      <w:r>
        <w:rPr>
          <w:b w:val="1"/>
          <w:bCs w:val="1"/>
          <w:rtl w:val="0"/>
        </w:rPr>
        <w:t xml:space="preserve">Nothing here is a standard step.</w:t>
      </w:r>
      <w:r>
        <w:rPr>
          <w:rtl w:val="0"/>
        </w:rPr>
        <w:t xml:space="preserve"> Every figure below is a ceiling the move must not pass. What the move actually is comes from that campaign's own rows.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f3864" w:val="clear"/>
            <w:tcMar>
              <w:top w:w="80.0" w:type="dxa"/>
              <w:left w:w="110.0" w:type="dxa"/>
              <w:bottom w:w="80.0" w:type="dxa"/>
              <w:right w:w="110.0" w:type="dxa"/>
            </w:tcMar>
          </w:tcPr>
          <w:p w:rsidR="00000000" w:rsidDel="00000000" w:rsidP="00000000" w:rsidRDefault="00000000" w:rsidRPr="00000000" w14:paraId="000000FB">
            <w:pPr>
              <w:keepNext w:val="1"/>
              <w:spacing w:after="20" w:before="20" w:lineRule="auto"/>
              <w:rPr/>
            </w:pPr>
            <w:r>
              <w:rPr>
                <w:b w:val="1"/>
                <w:bCs w:val="1"/>
                <w:color w:val="ffffff"/>
                <w:sz w:val="19"/>
                <w:szCs w:val="19"/>
                <w:rtl w:val="0"/>
              </w:rPr>
              <w:t xml:space="preserve">Move</w:t>
            </w:r>
            <w:r>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FC">
            <w:pPr>
              <w:keepNext w:val="1"/>
              <w:spacing w:after="20" w:before="20" w:lineRule="auto"/>
              <w:rPr/>
            </w:pPr>
            <w:r>
              <w:rPr>
                <w:b w:val="1"/>
                <w:bCs w:val="1"/>
                <w:color w:val="ffffff"/>
                <w:sz w:val="19"/>
                <w:szCs w:val="19"/>
                <w:rtl w:val="0"/>
              </w:rPr>
              <w:t xml:space="preserve">Ceiling per write</w:t>
            </w:r>
            <w:r>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FD">
            <w:pPr>
              <w:keepNext w:val="1"/>
              <w:spacing w:after="20" w:before="20" w:lineRule="auto"/>
              <w:rPr/>
            </w:pPr>
            <w:r>
              <w:rPr>
                <w:rtl w:val="0"/>
              </w:rPr>
              <w:t xml:space="preserve">Base cut</w:t>
            </w:r>
          </w:p>
        </w:tc>
        <w:tc>
          <w:tcPr>
            <w:tcMar>
              <w:top w:w="70.0" w:type="dxa"/>
              <w:left w:w="110.0" w:type="dxa"/>
              <w:bottom w:w="70.0" w:type="dxa"/>
              <w:right w:w="110.0" w:type="dxa"/>
            </w:tcMar>
          </w:tcPr>
          <w:p w:rsidR="00000000" w:rsidDel="00000000" w:rsidP="00000000" w:rsidRDefault="00000000" w:rsidRPr="00000000" w14:paraId="000000FE">
            <w:pPr>
              <w:keepNext w:val="1"/>
              <w:spacing w:after="20" w:before="20" w:lineRule="auto"/>
              <w:rPr/>
            </w:pPr>
            <w:r>
              <w:rPr>
                <w:rtl w:val="0"/>
              </w:rPr>
              <w:t xml:space="preserve">50%</w:t>
            </w:r>
          </w:p>
        </w:tc>
      </w:tr>
      <w:tr>
        <w:trPr>
          <w:cantSplit w:val="1"/>
          <w:tblHeader w:val="0"/>
        </w:trPr>
        <w:tc>
          <w:tcPr>
            <w:shd w:fill="f2f2f2" w:val="clear"/>
            <w:tcMar>
              <w:top w:w="70.0" w:type="dxa"/>
              <w:left w:w="110.0" w:type="dxa"/>
              <w:bottom w:w="70.0" w:type="dxa"/>
              <w:right w:w="110.0" w:type="dxa"/>
            </w:tcMar>
          </w:tcPr>
          <w:p w:rsidR="00000000" w:rsidDel="00000000" w:rsidP="00000000" w:rsidRDefault="00000000" w:rsidRPr="00000000" w14:paraId="000000FF">
            <w:pPr>
              <w:keepNext w:val="1"/>
              <w:spacing w:after="20" w:before="20" w:lineRule="auto"/>
              <w:rPr/>
            </w:pPr>
            <w:r>
              <w:rPr>
                <w:rtl w:val="0"/>
              </w:rPr>
              <w:t xml:space="preserve">Base raise</w:t>
            </w:r>
          </w:p>
        </w:tc>
        <w:tc>
          <w:tcPr>
            <w:shd w:fill="f2f2f2" w:val="clear"/>
            <w:tcMar>
              <w:top w:w="70.0" w:type="dxa"/>
              <w:left w:w="110.0" w:type="dxa"/>
              <w:bottom w:w="70.0" w:type="dxa"/>
              <w:right w:w="110.0" w:type="dxa"/>
            </w:tcMar>
          </w:tcPr>
          <w:p w:rsidR="00000000" w:rsidDel="00000000" w:rsidP="00000000" w:rsidRDefault="00000000" w:rsidRPr="00000000" w14:paraId="00000100">
            <w:pPr>
              <w:keepNext w:val="1"/>
              <w:spacing w:after="20" w:before="20" w:lineRule="auto"/>
              <w:rPr/>
            </w:pPr>
            <w:r>
              <w:rPr>
                <w:rtl w:val="0"/>
              </w:rPr>
              <w:t xml:space="preserve">25% — see below; rarely a lever</w:t>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101">
            <w:pPr>
              <w:keepNext w:val="1"/>
              <w:spacing w:after="20" w:before="20" w:lineRule="auto"/>
              <w:rPr/>
            </w:pPr>
            <w:r>
              <w:rPr>
                <w:rtl w:val="0"/>
              </w:rPr>
              <w:t xml:space="preserve">Base cut with real sales on the row</w:t>
            </w:r>
          </w:p>
        </w:tc>
        <w:tc>
          <w:tcPr>
            <w:tcMar>
              <w:top w:w="70.0" w:type="dxa"/>
              <w:left w:w="110.0" w:type="dxa"/>
              <w:bottom w:w="70.0" w:type="dxa"/>
              <w:right w:w="110.0" w:type="dxa"/>
            </w:tcMar>
          </w:tcPr>
          <w:p w:rsidR="00000000" w:rsidDel="00000000" w:rsidP="00000000" w:rsidRDefault="00000000" w:rsidRPr="00000000" w14:paraId="00000102">
            <w:pPr>
              <w:keepNext w:val="1"/>
              <w:spacing w:after="20" w:before="20" w:lineRule="auto"/>
              <w:rPr/>
            </w:pPr>
            <w:r>
              <w:rPr>
                <w:rtl w:val="0"/>
              </w:rPr>
              <w:t xml:space="preserve">25%, and the row names the orders at risk</w:t>
            </w:r>
          </w:p>
        </w:tc>
      </w:tr>
      <w:tr>
        <w:trPr>
          <w:cantSplit w:val="1"/>
          <w:tblHeader w:val="0"/>
        </w:trPr>
        <w:tc>
          <w:tcPr>
            <w:shd w:fill="f2f2f2" w:val="clear"/>
            <w:tcMar>
              <w:top w:w="70.0" w:type="dxa"/>
              <w:left w:w="110.0" w:type="dxa"/>
              <w:bottom w:w="70.0" w:type="dxa"/>
              <w:right w:w="110.0" w:type="dxa"/>
            </w:tcMar>
          </w:tcPr>
          <w:p w:rsidR="00000000" w:rsidDel="00000000" w:rsidP="00000000" w:rsidRDefault="00000000" w:rsidRPr="00000000" w14:paraId="00000103">
            <w:pPr>
              <w:keepNext w:val="1"/>
              <w:spacing w:after="20" w:before="20" w:lineRule="auto"/>
              <w:rPr/>
            </w:pPr>
            <w:r>
              <w:rPr>
                <w:rtl w:val="0"/>
              </w:rPr>
              <w:t xml:space="preserve">Top-of-search climb</w:t>
            </w:r>
          </w:p>
        </w:tc>
        <w:tc>
          <w:tcPr>
            <w:shd w:fill="f2f2f2" w:val="clear"/>
            <w:tcMar>
              <w:top w:w="70.0" w:type="dxa"/>
              <w:left w:w="110.0" w:type="dxa"/>
              <w:bottom w:w="70.0" w:type="dxa"/>
              <w:right w:w="110.0" w:type="dxa"/>
            </w:tcMar>
          </w:tcPr>
          <w:p w:rsidR="00000000" w:rsidDel="00000000" w:rsidP="00000000" w:rsidRDefault="00000000" w:rsidRPr="00000000" w14:paraId="00000104">
            <w:pPr>
              <w:keepNext w:val="1"/>
              <w:spacing w:after="20" w:before="20" w:lineRule="auto"/>
              <w:rPr/>
            </w:pPr>
            <w:r>
              <w:rPr>
                <w:b w:val="1"/>
                <w:bCs w:val="1"/>
                <w:rtl w:val="0"/>
              </w:rPr>
              <w:t xml:space="preserve">20–30% of the current top-of-search price</w:t>
            </w:r>
            <w:r>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105">
            <w:pPr>
              <w:keepNext w:val="1"/>
              <w:spacing w:after="20" w:before="20" w:lineRule="auto"/>
              <w:rPr/>
            </w:pPr>
            <w:r>
              <w:rPr>
                <w:rtl w:val="0"/>
              </w:rPr>
              <w:t xml:space="preserve">Price probe at held rank</w:t>
            </w:r>
          </w:p>
        </w:tc>
        <w:tc>
          <w:tcPr>
            <w:tcMar>
              <w:top w:w="70.0" w:type="dxa"/>
              <w:left w:w="110.0" w:type="dxa"/>
              <w:bottom w:w="70.0" w:type="dxa"/>
              <w:right w:w="110.0" w:type="dxa"/>
            </w:tcMar>
          </w:tcPr>
          <w:p w:rsidR="00000000" w:rsidDel="00000000" w:rsidP="00000000" w:rsidRDefault="00000000" w:rsidRPr="00000000" w14:paraId="00000106">
            <w:pPr>
              <w:keepNext w:val="1"/>
              <w:spacing w:after="20" w:before="20" w:lineRule="auto"/>
              <w:rPr/>
            </w:pPr>
            <w:r>
              <w:rPr>
                <w:rtl w:val="0"/>
              </w:rPr>
              <w:t xml:space="preserve">3–5% of the current price</w:t>
            </w:r>
          </w:p>
        </w:tc>
      </w:tr>
      <w:tr>
        <w:trPr>
          <w:cantSplit w:val="1"/>
          <w:tblHeader w:val="0"/>
        </w:trPr>
        <w:tc>
          <w:tcPr>
            <w:shd w:fill="f2f2f2" w:val="clear"/>
            <w:tcMar>
              <w:top w:w="70.0" w:type="dxa"/>
              <w:left w:w="110.0" w:type="dxa"/>
              <w:bottom w:w="70.0" w:type="dxa"/>
              <w:right w:w="110.0" w:type="dxa"/>
            </w:tcMar>
          </w:tcPr>
          <w:p w:rsidR="00000000" w:rsidDel="00000000" w:rsidP="00000000" w:rsidRDefault="00000000" w:rsidRPr="00000000" w14:paraId="00000107">
            <w:pPr>
              <w:spacing w:after="20" w:before="20" w:lineRule="auto"/>
              <w:rPr/>
            </w:pPr>
            <w:r>
              <w:rPr>
                <w:rtl w:val="0"/>
              </w:rPr>
              <w:t xml:space="preserve">Row with no delivery at all</w:t>
            </w:r>
          </w:p>
        </w:tc>
        <w:tc>
          <w:tcPr>
            <w:shd w:fill="f2f2f2" w:val="clear"/>
            <w:tcMar>
              <w:top w:w="70.0" w:type="dxa"/>
              <w:left w:w="110.0" w:type="dxa"/>
              <w:bottom w:w="70.0" w:type="dxa"/>
              <w:right w:w="110.0" w:type="dxa"/>
            </w:tcMar>
          </w:tcPr>
          <w:p w:rsidR="00000000" w:rsidDel="00000000" w:rsidP="00000000" w:rsidRDefault="00000000" w:rsidRPr="00000000" w14:paraId="00000108">
            <w:pPr>
              <w:spacing w:after="20" w:before="20" w:lineRule="auto"/>
              <w:rPr/>
            </w:pPr>
            <w:r>
              <w:rPr>
                <w:rtl w:val="0"/>
              </w:rPr>
              <w:t xml:space="preserve">any size, straight to the derived price</w:t>
            </w:r>
          </w:p>
        </w:tc>
      </w:tr>
    </w:tbl>
    <w:p w:rsidR="00000000" w:rsidDel="00000000" w:rsidP="00000000" w:rsidRDefault="00000000" w:rsidRPr="00000000" w14:paraId="00000109">
      <w:pPr>
        <w:spacing w:after="140" w:lineRule="auto"/>
        <w:rPr/>
      </w:pPr>
      <w:r>
        <w:rPr>
          <w:rtl w:val="0"/>
        </w:rPr>
      </w:r>
    </w:p>
    <w:p w:rsidR="00000000" w:rsidDel="00000000" w:rsidP="00000000" w:rsidRDefault="00000000" w:rsidRPr="00000000" w14:paraId="0000010A">
      <w:pPr>
        <w:spacing w:after="130" w:lineRule="auto"/>
        <w:rPr/>
      </w:pPr>
      <w:r>
        <w:rPr>
          <w:b w:val="1"/>
          <w:bCs w:val="1"/>
          <w:rtl w:val="0"/>
        </w:rPr>
        <w:t xml:space="preserve">A base raise is not a way to buy clicks.</w:t>
      </w:r>
      <w:r>
        <w:rPr>
          <w:rtl w:val="0"/>
        </w:rPr>
        <w:t xml:space="preserve"> Every other move here pushes the base down, and that is not an accident: the base prices product pages, and product pages are the placement we are usually trying to leave. A base goes up for one reason only — </w:t>
      </w:r>
      <w:r>
        <w:rPr>
          <w:b w:val="1"/>
          <w:bCs w:val="1"/>
          <w:rtl w:val="0"/>
        </w:rPr>
        <w:t xml:space="preserve">the derived price moved</w:t>
      </w:r>
      <w:r>
        <w:rPr>
          <w:rtl w:val="0"/>
        </w:rPr>
        <w:t xml:space="preserve"> — which happens when the campaign crosses fifteen clicks and starts pricing on its own product-page rate, when the serving child changes, when contribution changes, or when an inherited bid was sitting below what product pages afford and is being corrected to it. There is one mechanical exception: modifier at the wall with top of search still short, where the only remaining way to lift the top-of-search price is to lift the base — and because that lifts the product-page price too, the row states it as a trade.</w:t>
      </w:r>
    </w:p>
    <w:p w:rsidR="00000000" w:rsidDel="00000000" w:rsidP="00000000" w:rsidRDefault="00000000" w:rsidRPr="00000000" w14:paraId="0000010B">
      <w:pPr>
        <w:spacing w:after="130" w:lineRule="auto"/>
        <w:rPr/>
      </w:pPr>
      <w:r>
        <w:rPr>
          <w:rtl w:val="0"/>
        </w:rPr>
        <w:t xml:space="preserve">The cap is 25% against 50% on a cut because the risk is asymmetric. Cutting too fast loses delivery that the next write can restore. Raising too fast spends money that cannot be.</w:t>
      </w:r>
    </w:p>
    <w:p w:rsidR="00000000" w:rsidDel="00000000" w:rsidP="00000000" w:rsidRDefault="00000000" w:rsidRPr="00000000" w14:paraId="0000010C">
      <w:pPr>
        <w:spacing w:after="130" w:lineRule="auto"/>
        <w:rPr/>
      </w:pPr>
      <w:r>
        <w:rPr>
          <w:b w:val="1"/>
          <w:bCs w:val="1"/>
          <w:rtl w:val="0"/>
        </w:rPr>
        <w:t xml:space="preserve">And the mix decides where the base sits inside its ceiling.</w:t>
      </w:r>
      <w:r>
        <w:rPr>
          <w:rtl w:val="0"/>
        </w:rPr>
        <w:t xml:space="preserve"> Product pages over 20% of clicks means cut the base, whatever the ceiling permits. Under 20%, the base is doing its job and there is no reason to touch it.</w:t>
      </w:r>
    </w:p>
    <w:p w:rsidR="00000000" w:rsidDel="00000000" w:rsidP="00000000" w:rsidRDefault="00000000" w:rsidRPr="00000000" w14:paraId="0000010D">
      <w:pPr>
        <w:spacing w:after="130" w:lineRule="auto"/>
        <w:rPr/>
      </w:pPr>
      <w:r>
        <w:rPr>
          <w:b w:val="1"/>
          <w:bCs w:val="1"/>
          <w:rtl w:val="0"/>
        </w:rPr>
        <w:t xml:space="preserve">What sizes the step, read from that campaign:</w:t>
      </w:r>
      <w:r>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How far rank sits from target.</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Two positions off is a nudge. Ten times target needs real movement, because a small step there buys nothing and spends the cycle.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Whether clicks are arriving at all.</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None arriving means there is no distribution to fix — hold the base and move the modifier only.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Where the clicks are landing.</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Product pages at 40% is a different move from product pages at 22%.</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Whether the campaign is reaching its target spend.</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Short of it, the question is budget or auction competitiveness before it is price.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the last step returned.</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step that produced nothing is a finding, not a reason to repeat it.</w:t>
      </w:r>
    </w:p>
    <w:p w:rsidR="00000000" w:rsidDel="00000000" w:rsidP="00000000" w:rsidRDefault="00000000" w:rsidRPr="00000000" w14:paraId="00000113">
      <w:pPr>
        <w:spacing w:after="130" w:lineRule="auto"/>
        <w:rPr/>
      </w:pPr>
      <w:r>
        <w:rPr>
          <w:b w:val="1"/>
          <w:bCs w:val="1"/>
          <w:rtl w:val="0"/>
        </w:rPr>
        <w:t xml:space="preserve">Two figures decide for every campaign the same way: the fifteen-click floor and the fifty-click full-weight point.</w:t>
      </w:r>
      <w:r>
        <w:rPr>
          <w:rtl w:val="0"/>
        </w:rPr>
        <w:t xml:space="preserve"> Below fifteen a rate is unreadable, so the child's rate prices the campaign; between fifteen and fifty the two are blended by click count; above fifty the campaign's own rate does. Nothing else about a campaign's price is decided account-wide.</w:t>
      </w:r>
    </w:p>
    <w:p w:rsidR="00000000" w:rsidDel="00000000" w:rsidP="00000000" w:rsidRDefault="00000000" w:rsidRPr="00000000" w14:paraId="00000114">
      <w:pPr>
        <w:spacing w:after="130" w:lineRule="auto"/>
        <w:rPr/>
      </w:pPr>
      <w:r>
        <w:rPr>
          <w:rtl w:val="0"/>
        </w:rPr>
        <w:t xml:space="preserve">The other fixed numbers in this document are not decisions. They are of three kinds, and it is worth keeping them apart: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limits</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900% modifier wall. Not ours.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Backstops</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flat account click ceiling, and the $0.35–$0.50 base floor below which a campaign can stop qualifying for auctions. These stop a mistake, they do not size a move.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Caps on a single write</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percentages in the table above. Each is the furthest a move may go; what the move actually is comes from the campaign's own rows.</w:t>
      </w:r>
    </w:p>
    <w:p w:rsidR="00000000" w:rsidDel="00000000" w:rsidP="00000000" w:rsidRDefault="00000000" w:rsidRPr="00000000" w14:paraId="00000118">
      <w:pPr>
        <w:spacing w:after="130" w:lineRule="auto"/>
        <w:rPr/>
      </w:pPr>
      <w:r>
        <w:rPr>
          <w:b w:val="1"/>
          <w:bCs w:val="1"/>
          <w:rtl w:val="0"/>
        </w:rPr>
        <w:t xml:space="preserve">No single move should be large enough that the result cannot be attributed.</w:t>
      </w:r>
      <w:r>
        <w:rPr>
          <w:rtl w:val="0"/>
        </w:rPr>
        <w:t xml:space="preserve"> That is the actual test, and the caps above are only where it stops being arguable.</w:t>
      </w:r>
    </w:p>
    <w:p w:rsidR="00000000" w:rsidDel="00000000" w:rsidP="00000000" w:rsidRDefault="00000000" w:rsidRPr="00000000" w14:paraId="00000119">
      <w:pPr>
        <w:spacing w:after="130" w:lineRule="auto"/>
        <w:rPr/>
      </w:pPr>
      <w:r>
        <w:rPr>
          <w:b w:val="1"/>
          <w:bCs w:val="1"/>
          <w:rtl w:val="0"/>
        </w:rPr>
        <w:t xml:space="preserve">A gap wider than the cap stages</w:t>
      </w:r>
      <w:r>
        <w:rPr>
          <w:rtl w:val="0"/>
        </w:rPr>
        <w:t xml:space="preserve">, with the direction and the checkpoint committed now:</w:t>
      </w:r>
    </w:p>
    <w:p w:rsidR="00000000" w:rsidDel="00000000" w:rsidP="00000000" w:rsidRDefault="00000000" w:rsidRPr="00000000" w14:paraId="0000011A">
      <w:pPr>
        <w:pBdr>
          <w:left w:color="1f3864" w:space="10" w:sz="14" w:val="single"/>
        </w:pBdr>
        <w:spacing w:after="140" w:before="80" w:lineRule="auto"/>
        <w:ind w:left="431" w:firstLine="0"/>
        <w:rPr/>
      </w:pPr>
      <w:r>
        <w:rPr>
          <w:rFonts w:ascii="Consolas" w:cs="Consolas" w:eastAsia="Consolas" w:hAnsi="Consolas"/>
          <w:sz w:val="19"/>
          <w:szCs w:val="19"/>
          <w:rtl w:val="0"/>
        </w:rPr>
        <w:t xml:space="preserve">BID 0.90 now → $0.67 on 20 Sep</w:t>
      </w:r>
      <w:r>
        <w:rPr>
          <w:rtl w:val="0"/>
        </w:rPr>
      </w:r>
    </w:p>
    <w:p w:rsidR="00000000" w:rsidDel="00000000" w:rsidP="00000000" w:rsidRDefault="00000000" w:rsidRPr="00000000" w14:paraId="0000011B">
      <w:pPr>
        <w:spacing w:after="130" w:lineRule="auto"/>
        <w:rPr/>
      </w:pPr>
      <w:r>
        <w:rPr>
          <w:b w:val="1"/>
          <w:bCs w:val="1"/>
          <w:rtl w:val="0"/>
        </w:rPr>
        <w:t xml:space="preserve">The first step is a test, not half of a predetermined move.</w:t>
      </w:r>
      <w:r>
        <w:rPr>
          <w:rtl w:val="0"/>
        </w:rPr>
        <w:t xml:space="preserve"> Its job is to tell you whether the direction is right. The row commits the direction and the checkpoint; the size of the second step is set by what the first one returns — click share, delivery, rank.</w:t>
      </w:r>
    </w:p>
    <w:p>
      <w:pPr>
        <w:spacing w:after="130" w:lineRule="auto"/>
        <w:rPr>
          <w:ins w:id="5088" w:author="Claude" w:date="2026-09-25T00:00:00Z"/>
        </w:rPr>
      </w:pPr>
      <w:commentRangeStart w:id="12"/>
      <w:ins w:id="5089" w:author="Claude" w:date="2026-09-25T00:00:00Z">
        <w:r>
          <w:rPr>
            <w:b w:val="1"/>
            <w:bCs w:val="1"/>
            <w:rtl w:val="0"/>
          </w:rPr>
          <w:t xml:space="preserve">Cadence. </w:t>
        </w:r>
      </w:ins>
      <w:ins w:id="5090" w:author="Claude" w:date="2026-09-25T00:00:00Z">
        <w:r>
          <w:rPr>
            <w:rtl w:val="0"/>
          </w:rPr>
          <w:t xml:space="preserve">One write per two-week cycle is the default. Inside a deal or event window the cycle is the window: a push steps daily, sized by delivery against requirement and read each morning, with the climb cap applied per step and the loss ceiling and envelope bounding the total. A climb that needs four writes cannot run inside a two-week window at one write a cycle.</w:t>
        </w:r>
      </w:ins>
      <w:commentRangeEnd w:id="12"/>
      <w:r>
        <w:rPr>
          <w:rStyle w:val="CommentReference"/>
        </w:rPr>
        <w:commentReference w:id="12"/>
      </w:r>
    </w:p>
    <w:p w:rsidR="00000000" w:rsidDel="00000000" w:rsidP="00000000" w:rsidRDefault="00000000" w:rsidRPr="00000000" w14:paraId="0000011C">
      <w:pPr>
        <w:spacing w:after="130" w:lineRule="auto"/>
        <w:rPr/>
      </w:pPr>
      <w:r>
        <w:rPr>
          <w:b w:val="1"/>
          <w:bCs w:val="1"/>
          <w:rtl w:val="0"/>
        </w:rPr>
        <w:t xml:space="preserve">The base floor:</w:t>
      </w:r>
      <w:r>
        <w:rPr>
          <w:rtl w:val="0"/>
        </w:rPr>
        <w:t xml:space="preserve"> below roughly $0.35–$0.50 a base can stop the campaign qualifying for auctions at all, so that is where the pricing lever runs out.</w:t>
      </w:r>
    </w:p>
    <w:p w:rsidR="00000000" w:rsidDel="00000000" w:rsidP="00000000" w:rsidRDefault="00000000" w:rsidRPr="00000000" w14:paraId="0000011D">
      <w:pPr>
        <w:spacing w:after="130" w:lineRule="auto"/>
        <w:rPr/>
      </w:pPr>
      <w:r>
        <w:rPr>
          <w:b w:val="1"/>
          <w:bCs w:val="1"/>
          <w:rtl w:val="0"/>
        </w:rPr>
        <w:t xml:space="preserve">When pricing is exhausted</w:t>
      </w:r>
      <w:r>
        <w:rPr>
          <w:rtl w:val="0"/>
        </w:rPr>
        <w:t xml:space="preserve"> — base at the floor, modifier at the wall, product pages still leaking — two moves remain, in order: switch to fixed bidding and push top of search in stages, stated as a trade; then test the term in phrase alongside the exact row, as a dated test, never a migration.</w:t>
      </w:r>
    </w:p>
    <w:p w:rsidR="00000000" w:rsidDel="00000000" w:rsidP="00000000" w:rsidRDefault="00000000" w:rsidRPr="00000000" w14:paraId="0000011E">
      <w:pPr>
        <w:spacing w:after="130" w:lineRule="auto"/>
        <w:rPr/>
      </w:pPr>
      <w:r>
        <w:rPr>
          <w:b w:val="1"/>
          <w:bCs w:val="1"/>
          <w:rtl w:val="0"/>
        </w:rPr>
        <w:t xml:space="preserve">Bidding strategy.</w:t>
      </w:r>
      <w:r>
        <w:rPr>
          <w:rtl w:val="0"/>
        </w:rPr>
        <w:t xml:space="preserve"> Fixed while a product is launching: dynamic bidding has no conversion history to judge with on a new listing, so it reduces bids on predictions it cannot yet make.</w:t>
      </w:r>
    </w:p>
    <w:p w:rsidR="00000000" w:rsidDel="00000000" w:rsidP="00000000" w:rsidRDefault="00000000" w:rsidRPr="00000000" w14:paraId="0000011F">
      <w:pPr>
        <w:spacing w:after="130" w:lineRule="auto"/>
        <w:rPr/>
      </w:pPr>
      <w:r>
        <w:rPr>
          <w:rtl w:val="0"/>
        </w:rPr>
        <w:t xml:space="preserve">Down-only once a campaign has history, with one caveat worth knowing. Down-only lowers the bid wherever Amazon predicts a lower chance of conversion — </w:t>
      </w:r>
      <w:r>
        <w:rPr>
          <w:b w:val="1"/>
          <w:bCs w:val="1"/>
          <w:rtl w:val="0"/>
        </w:rPr>
        <w:t xml:space="preserve">at any placement, including top of search</w:t>
      </w:r>
      <w:r>
        <w:rPr>
          <w:rtl w:val="0"/>
        </w:rPr>
        <w:t xml:space="preserve">. On a profit campaign that is help. On a funded push it can quietly reduce the price at the placement being funded, so a push that is not delivering is checked for suppression before its price is raised again.</w:t>
      </w:r>
    </w:p>
    <w:p w:rsidR="00000000" w:rsidDel="00000000" w:rsidP="00000000" w:rsidRDefault="00000000" w:rsidRPr="00000000" w14:paraId="00000120">
      <w:pPr>
        <w:spacing w:after="130" w:lineRule="auto"/>
        <w:rPr/>
      </w:pPr>
      <w:r>
        <w:rPr>
          <w:rtl w:val="0"/>
        </w:rPr>
        <w:t xml:space="preserve">Fixed again as a last resort where a row still will not buy top-of-search clicks, stated as a trade: giving up the automatic pull-back in exchange for a price that holds.</w:t>
      </w:r>
    </w:p>
    <w:p w:rsidR="00000000" w:rsidDel="00000000" w:rsidP="00000000" w:rsidRDefault="00000000" w:rsidRPr="00000000" w14:paraId="00000121">
      <w:pPr>
        <w:pBdr>
          <w:bottom w:color="bfbfbf" w:space="0" w:sz="6" w:val="single"/>
        </w:pBdr>
        <w:spacing w:after="160" w:before="60" w:lineRule="auto"/>
        <w:rPr/>
      </w:pPr>
      <w:r>
        <w:rPr>
          <w:rtl w:val="0"/>
        </w:rPr>
      </w:r>
    </w:p>
    <w:p w:rsidR="00000000" w:rsidDel="00000000" w:rsidP="00000000" w:rsidRDefault="00000000" w:rsidRPr="00000000" w14:paraId="00000122">
      <w:pPr>
        <w:pStyle w:val="Heading1"/>
        <w:spacing w:after="140" w:before="320" w:lineRule="auto"/>
        <w:rPr/>
      </w:pPr>
      <w:r>
        <w:rPr>
          <w:b w:val="1"/>
          <w:bCs w:val="1"/>
          <w:color w:val="1f3864"/>
          <w:sz w:val="28"/>
          <w:szCs w:val="28"/>
          <w:rtl w:val="0"/>
        </w:rPr>
        <w:t xml:space="preserve">11. What a push must prove</w:t>
      </w:r>
      <w:r>
        <w:rPr>
          <w:rtl w:val="0"/>
        </w:rPr>
      </w:r>
    </w:p>
    <w:p w:rsidR="00000000" w:rsidDel="00000000" w:rsidP="00000000" w:rsidRDefault="00000000" w:rsidRPr="00000000" w14:paraId="00000123">
      <w:pPr>
        <w:keepNext w:val="1"/>
        <w:spacing w:after="130" w:lineRule="auto"/>
        <w:rPr/>
      </w:pPr>
      <w:r>
        <w:rPr>
          <w:rtl w:val="0"/>
        </w:rPr>
        <w:t xml:space="preserve">Five properties, all true, or there is no push:</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f3864" w:val="clear"/>
            <w:tcMar>
              <w:top w:w="80.0" w:type="dxa"/>
              <w:left w:w="110.0" w:type="dxa"/>
              <w:bottom w:w="80.0" w:type="dxa"/>
              <w:right w:w="110.0" w:type="dxa"/>
            </w:tcMar>
          </w:tcPr>
          <w:p w:rsidR="00000000" w:rsidDel="00000000" w:rsidP="00000000" w:rsidRDefault="00000000" w:rsidRPr="00000000" w14:paraId="00000124">
            <w:pPr>
              <w:keepNext w:val="1"/>
              <w:spacing w:after="20" w:before="20" w:lineRule="auto"/>
              <w:rPr/>
            </w:pPr>
            <w:r>
              <w:rPr>
                <w:b w:val="1"/>
                <w:bCs w:val="1"/>
                <w:color w:val="ffffff"/>
                <w:sz w:val="19"/>
                <w:szCs w:val="19"/>
                <w:rtl w:val="0"/>
              </w:rPr>
              <w:t xml:space="preserve">Property</w:t>
            </w:r>
            <w:r>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25">
            <w:pPr>
              <w:keepNext w:val="1"/>
              <w:spacing w:after="20" w:before="20" w:lineRule="auto"/>
              <w:rPr/>
            </w:pPr>
            <w:r>
              <w:rPr>
                <w:b w:val="1"/>
                <w:bCs w:val="1"/>
                <w:color w:val="ffffff"/>
                <w:sz w:val="19"/>
                <w:szCs w:val="19"/>
                <w:rtl w:val="0"/>
              </w:rPr>
              <w:t xml:space="preserve">Means</w:t>
            </w:r>
            <w:r>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26">
            <w:pPr>
              <w:keepNext w:val="1"/>
              <w:spacing w:after="20" w:before="20" w:lineRule="auto"/>
              <w:rPr/>
            </w:pPr>
            <w:r>
              <w:rPr>
                <w:b w:val="1"/>
                <w:bCs w:val="1"/>
                <w:color w:val="ffffff"/>
                <w:sz w:val="19"/>
                <w:szCs w:val="19"/>
                <w:rtl w:val="0"/>
              </w:rPr>
              <w:t xml:space="preserve">Example</w:t>
            </w:r>
            <w:r>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127">
            <w:pPr>
              <w:keepNext w:val="1"/>
              <w:spacing w:after="20" w:before="20" w:lineRule="auto"/>
              <w:rPr/>
            </w:pPr>
            <w:r>
              <w:rPr>
                <w:b w:val="1"/>
                <w:bCs w:val="1"/>
                <w:rtl w:val="0"/>
              </w:rPr>
              <w:t xml:space="preserve">Sized</w:t>
            </w:r>
            <w:r>
              <w:rPr>
                <w:rtl w:val="0"/>
              </w:rPr>
            </w:r>
          </w:p>
        </w:tc>
        <w:tc>
          <w:tcPr>
            <w:tcMar>
              <w:top w:w="70.0" w:type="dxa"/>
              <w:left w:w="110.0" w:type="dxa"/>
              <w:bottom w:w="70.0" w:type="dxa"/>
              <w:right w:w="110.0" w:type="dxa"/>
            </w:tcMar>
          </w:tcPr>
          <w:p w:rsidR="00000000" w:rsidDel="00000000" w:rsidP="00000000" w:rsidRDefault="00000000" w:rsidRPr="00000000" w14:paraId="00000128">
            <w:pPr>
              <w:keepNext w:val="1"/>
              <w:spacing w:after="20" w:before="20" w:lineRule="auto"/>
              <w:rPr/>
            </w:pPr>
            <w:r>
              <w:rPr>
                <w:rtl w:val="0"/>
              </w:rPr>
              <w:t xml:space="preserve">Required clicks/day from real market depth</w:t>
            </w:r>
          </w:p>
        </w:tc>
        <w:tc>
          <w:tcPr>
            <w:tcMar>
              <w:top w:w="70.0" w:type="dxa"/>
              <w:left w:w="110.0" w:type="dxa"/>
              <w:bottom w:w="70.0" w:type="dxa"/>
              <w:right w:w="110.0" w:type="dxa"/>
            </w:tcMar>
          </w:tcPr>
          <w:p w:rsidR="00000000" w:rsidDel="00000000" w:rsidP="00000000" w:rsidRDefault="00000000" w:rsidRPr="00000000" w14:paraId="00000129">
            <w:pPr>
              <w:keepNext w:val="1"/>
              <w:spacing w:after="20" w:before="20" w:lineRule="auto"/>
              <w:rPr/>
            </w:pPr>
            <w:r>
              <w:rPr>
                <w:rtl w:val="0"/>
              </w:rPr>
              <w:t xml:space="preserve">3 units/day ÷ 23.6% = </w:t>
            </w:r>
            <w:r>
              <w:rPr>
                <w:b w:val="1"/>
                <w:bCs w:val="1"/>
                <w:rtl w:val="0"/>
              </w:rPr>
              <w:t xml:space="preserve">12.7 clicks/day</w:t>
            </w:r>
            <w:r>
              <w:rPr>
                <w:rtl w:val="0"/>
              </w:rPr>
            </w:r>
          </w:p>
        </w:tc>
      </w:tr>
      <w:tr>
        <w:trPr>
          <w:cantSplit w:val="1"/>
          <w:tblHeader w:val="0"/>
        </w:trPr>
        <w:tc>
          <w:tcPr>
            <w:shd w:fill="f2f2f2" w:val="clear"/>
            <w:tcMar>
              <w:top w:w="70.0" w:type="dxa"/>
              <w:left w:w="110.0" w:type="dxa"/>
              <w:bottom w:w="70.0" w:type="dxa"/>
              <w:right w:w="110.0" w:type="dxa"/>
            </w:tcMar>
          </w:tcPr>
          <w:p w:rsidR="00000000" w:rsidDel="00000000" w:rsidP="00000000" w:rsidRDefault="00000000" w:rsidRPr="00000000" w14:paraId="0000012A">
            <w:pPr>
              <w:keepNext w:val="1"/>
              <w:spacing w:after="20" w:before="20" w:lineRule="auto"/>
              <w:rPr/>
            </w:pPr>
            <w:r>
              <w:rPr>
                <w:b w:val="1"/>
                <w:bCs w:val="1"/>
                <w:rtl w:val="0"/>
              </w:rPr>
              <w:t xml:space="preserve">Dated</w:t>
            </w:r>
            <w:r>
              <w:rPr>
                <w:rtl w:val="0"/>
              </w:rPr>
            </w:r>
          </w:p>
        </w:tc>
        <w:tc>
          <w:tcPr>
            <w:shd w:fill="f2f2f2" w:val="clear"/>
            <w:tcMar>
              <w:top w:w="70.0" w:type="dxa"/>
              <w:left w:w="110.0" w:type="dxa"/>
              <w:bottom w:w="70.0" w:type="dxa"/>
              <w:right w:w="110.0" w:type="dxa"/>
            </w:tcMar>
          </w:tcPr>
          <w:p w:rsidR="00000000" w:rsidDel="00000000" w:rsidP="00000000" w:rsidRDefault="00000000" w:rsidRPr="00000000" w14:paraId="0000012B">
            <w:pPr>
              <w:keepNext w:val="1"/>
              <w:spacing w:after="20" w:before="20" w:lineRule="auto"/>
              <w:rPr/>
            </w:pPr>
            <w:r>
              <w:rPr>
                <w:rtl w:val="0"/>
              </w:rPr>
              <w:t xml:space="preserve">A checkpoint on the calendar</w:t>
            </w:r>
          </w:p>
        </w:tc>
        <w:tc>
          <w:tcPr>
            <w:shd w:fill="f2f2f2" w:val="clear"/>
            <w:tcMar>
              <w:top w:w="70.0" w:type="dxa"/>
              <w:left w:w="110.0" w:type="dxa"/>
              <w:bottom w:w="70.0" w:type="dxa"/>
              <w:right w:w="110.0" w:type="dxa"/>
            </w:tcMar>
          </w:tcPr>
          <w:p w:rsidR="00000000" w:rsidDel="00000000" w:rsidP="00000000" w:rsidRDefault="00000000" w:rsidRPr="00000000" w14:paraId="0000012C">
            <w:pPr>
              <w:keepNext w:val="1"/>
              <w:spacing w:after="20" w:before="20" w:lineRule="auto"/>
              <w:rPr/>
            </w:pPr>
            <w:r>
              <w:rPr>
                <w:rtl w:val="0"/>
              </w:rPr>
              <w:t xml:space="preserve">20 Sep</w:t>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12D">
            <w:pPr>
              <w:keepNext w:val="1"/>
              <w:spacing w:after="20" w:before="20" w:lineRule="auto"/>
              <w:rPr/>
            </w:pPr>
            <w:r>
              <w:rPr>
                <w:b w:val="1"/>
                <w:bCs w:val="1"/>
                <w:rtl w:val="0"/>
              </w:rPr>
              <w:t xml:space="preserve">Ceilinged</w:t>
            </w:r>
            <w:r>
              <w:rPr>
                <w:rtl w:val="0"/>
              </w:rPr>
            </w:r>
          </w:p>
        </w:tc>
        <w:tc>
          <w:tcPr>
            <w:tcMar>
              <w:top w:w="70.0" w:type="dxa"/>
              <w:left w:w="110.0" w:type="dxa"/>
              <w:bottom w:w="70.0" w:type="dxa"/>
              <w:right w:w="110.0" w:type="dxa"/>
            </w:tcMar>
          </w:tcPr>
          <w:p w:rsidR="00000000" w:rsidDel="00000000" w:rsidP="00000000" w:rsidRDefault="00000000" w:rsidRPr="00000000" w14:paraId="0000012E">
            <w:pPr>
              <w:keepNext w:val="1"/>
              <w:spacing w:after="20" w:before="20" w:lineRule="auto"/>
              <w:rPr/>
            </w:pPr>
            <w:r>
              <w:rPr>
                <w:rtl w:val="0"/>
              </w:rPr>
              <w:t xml:space="preserve">Loss ceiling in dollars, at the spend the push needs</w:t>
            </w:r>
          </w:p>
        </w:tc>
        <w:tc>
          <w:tcPr>
            <w:tcMar>
              <w:top w:w="70.0" w:type="dxa"/>
              <w:left w:w="110.0" w:type="dxa"/>
              <w:bottom w:w="70.0" w:type="dxa"/>
              <w:right w:w="110.0" w:type="dxa"/>
            </w:tcMar>
          </w:tcPr>
          <w:p w:rsidR="00000000" w:rsidDel="00000000" w:rsidP="00000000" w:rsidRDefault="00000000" w:rsidRPr="00000000" w14:paraId="0000012F">
            <w:pPr>
              <w:keepNext w:val="1"/>
              <w:spacing w:after="20" w:before="20" w:lineRule="auto"/>
              <w:rPr/>
            </w:pPr>
            <w:del w:id="5067" w:author="Claude" w:date="2026-09-25T00:00:00Z">
              <w:r>
                <w:rPr>
                  <w:rtl w:val="0"/>
                </w:rPr>
                <w:delText xml:space="preserve">12.7 × $3.22 = </w:delText>
              </w:r>
            </w:del>
            <w:ins w:id="5068" w:author="Claude" w:date="2026-09-25T00:00:00Z">
              <w:r>
                <w:rPr>
                  <w:rtl w:val="0"/>
                </w:rPr>
                <w:t xml:space="preserve">12.7 × $3.22 + 5.4 × $0.67 = </w:t>
              </w:r>
            </w:ins>
            <w:del w:id="5069" w:author="Claude" w:date="2026-09-25T00:00:00Z">
              <w:r>
                <w:rPr>
                  <w:b w:val="1"/>
                  <w:bCs w:val="1"/>
                  <w:rtl w:val="0"/>
                </w:rPr>
                <w:delText xml:space="preserve">$41/day at risk</w:delText>
              </w:r>
            </w:del>
            <w:ins w:id="5070" w:author="Claude" w:date="2026-09-25T00:00:00Z">
              <w:r>
                <w:rPr>
                  <w:b w:val="1"/>
                  <w:bCs w:val="1"/>
                  <w:rtl w:val="0"/>
                </w:rPr>
                <w:t xml:space="preserve">$45/day at risk</w:t>
              </w:r>
            </w:ins>
            <w:r>
              <w:rPr>
                <w:rtl w:val="0"/>
              </w:rPr>
            </w:r>
          </w:p>
        </w:tc>
      </w:tr>
      <w:tr>
        <w:trPr>
          <w:cantSplit w:val="1"/>
          <w:tblHeader w:val="0"/>
        </w:trPr>
        <w:tc>
          <w:tcPr>
            <w:shd w:fill="f2f2f2" w:val="clear"/>
            <w:tcMar>
              <w:top w:w="70.0" w:type="dxa"/>
              <w:left w:w="110.0" w:type="dxa"/>
              <w:bottom w:w="70.0" w:type="dxa"/>
              <w:right w:w="110.0" w:type="dxa"/>
            </w:tcMar>
          </w:tcPr>
          <w:p w:rsidR="00000000" w:rsidDel="00000000" w:rsidP="00000000" w:rsidRDefault="00000000" w:rsidRPr="00000000" w14:paraId="00000130">
            <w:pPr>
              <w:keepNext w:val="1"/>
              <w:spacing w:after="20" w:before="20" w:lineRule="auto"/>
              <w:rPr/>
            </w:pPr>
            <w:r>
              <w:rPr>
                <w:b w:val="1"/>
                <w:bCs w:val="1"/>
                <w:rtl w:val="0"/>
              </w:rPr>
              <w:t xml:space="preserve">Predicted</w:t>
            </w:r>
            <w:r>
              <w:rPr>
                <w:rtl w:val="0"/>
              </w:rPr>
            </w:r>
          </w:p>
        </w:tc>
        <w:tc>
          <w:tcPr>
            <w:shd w:fill="f2f2f2" w:val="clear"/>
            <w:tcMar>
              <w:top w:w="70.0" w:type="dxa"/>
              <w:left w:w="110.0" w:type="dxa"/>
              <w:bottom w:w="70.0" w:type="dxa"/>
              <w:right w:w="110.0" w:type="dxa"/>
            </w:tcMar>
          </w:tcPr>
          <w:p w:rsidR="00000000" w:rsidDel="00000000" w:rsidP="00000000" w:rsidRDefault="00000000" w:rsidRPr="00000000" w14:paraId="00000131">
            <w:pPr>
              <w:keepNext w:val="1"/>
              <w:spacing w:after="20" w:before="20" w:lineRule="auto"/>
              <w:rPr/>
            </w:pPr>
            <w:r>
              <w:rPr>
                <w:rtl w:val="0"/>
              </w:rPr>
              <w:t xml:space="preserve">Written expectation before money moves</w:t>
            </w:r>
          </w:p>
        </w:tc>
        <w:tc>
          <w:tcPr>
            <w:shd w:fill="f2f2f2" w:val="clear"/>
            <w:tcMar>
              <w:top w:w="70.0" w:type="dxa"/>
              <w:left w:w="110.0" w:type="dxa"/>
              <w:bottom w:w="70.0" w:type="dxa"/>
              <w:right w:w="110.0" w:type="dxa"/>
            </w:tcMar>
          </w:tcPr>
          <w:p w:rsidR="00000000" w:rsidDel="00000000" w:rsidP="00000000" w:rsidRDefault="00000000" w:rsidRPr="00000000" w14:paraId="00000132">
            <w:pPr>
              <w:keepNext w:val="1"/>
              <w:spacing w:after="20" w:before="20" w:lineRule="auto"/>
              <w:rPr/>
            </w:pPr>
            <w:r>
              <w:rPr>
                <w:rtl w:val="0"/>
              </w:rPr>
              <w:t xml:space="preserve">"Rank 17 → 3 by 20 Sep"</w:t>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133">
            <w:pPr>
              <w:spacing w:after="20" w:before="20" w:lineRule="auto"/>
              <w:rPr/>
            </w:pPr>
            <w:r>
              <w:rPr>
                <w:b w:val="1"/>
                <w:bCs w:val="1"/>
                <w:rtl w:val="0"/>
              </w:rPr>
              <w:t xml:space="preserve">Funded</w:t>
            </w:r>
            <w:r>
              <w:rPr>
                <w:rtl w:val="0"/>
              </w:rPr>
            </w:r>
          </w:p>
        </w:tc>
        <w:tc>
          <w:tcPr>
            <w:tcMar>
              <w:top w:w="70.0" w:type="dxa"/>
              <w:left w:w="110.0" w:type="dxa"/>
              <w:bottom w:w="70.0" w:type="dxa"/>
              <w:right w:w="110.0" w:type="dxa"/>
            </w:tcMar>
          </w:tcPr>
          <w:p w:rsidR="00000000" w:rsidDel="00000000" w:rsidP="00000000" w:rsidRDefault="00000000" w:rsidRPr="00000000" w14:paraId="00000134">
            <w:pPr>
              <w:spacing w:after="20" w:before="20" w:lineRule="auto"/>
              <w:rPr/>
            </w:pPr>
            <w:r>
              <w:rPr>
                <w:rtl w:val="0"/>
              </w:rPr>
              <w:t xml:space="preserve">The envelope carries it</w:t>
            </w:r>
          </w:p>
        </w:tc>
        <w:tc>
          <w:tcPr>
            <w:tcMar>
              <w:top w:w="70.0" w:type="dxa"/>
              <w:left w:w="110.0" w:type="dxa"/>
              <w:bottom w:w="70.0" w:type="dxa"/>
              <w:right w:w="110.0" w:type="dxa"/>
            </w:tcMar>
          </w:tcPr>
          <w:p w:rsidR="00000000" w:rsidDel="00000000" w:rsidP="00000000" w:rsidRDefault="00000000" w:rsidRPr="00000000" w14:paraId="00000135">
            <w:pPr>
              <w:spacing w:after="20" w:before="20" w:lineRule="auto"/>
              <w:rPr/>
            </w:pPr>
            <w:r>
              <w:rPr>
                <w:rtl w:val="0"/>
              </w:rPr>
              <w:t xml:space="preserve">Against the day's headroom</w:t>
            </w:r>
          </w:p>
        </w:tc>
      </w:tr>
    </w:tbl>
    <w:p w:rsidR="00000000" w:rsidDel="00000000" w:rsidP="00000000" w:rsidRDefault="00000000" w:rsidRPr="00000000" w14:paraId="00000136">
      <w:pPr>
        <w:spacing w:after="140" w:lineRule="auto"/>
        <w:rPr/>
      </w:pPr>
      <w:r>
        <w:rPr>
          <w:rtl w:val="0"/>
        </w:rPr>
      </w:r>
    </w:p>
    <w:p w:rsidR="00000000" w:rsidDel="00000000" w:rsidP="00000000" w:rsidRDefault="00000000" w:rsidRPr="00000000" w14:paraId="00000137">
      <w:pPr>
        <w:spacing w:after="130" w:lineRule="auto"/>
        <w:rPr/>
      </w:pPr>
      <w:r>
        <w:rPr>
          <w:rtl w:val="0"/>
        </w:rPr>
        <w:t xml:space="preserve">Miss one and the campaign </w:t>
      </w:r>
      <w:r>
        <w:rPr>
          <w:b w:val="1"/>
          <w:bCs w:val="1"/>
          <w:rtl w:val="0"/>
        </w:rPr>
        <w:t xml:space="preserve">keeps its Ranking objective</w:t>
      </w:r>
      <w:r>
        <w:rPr>
          <w:rtl w:val="0"/>
        </w:rPr>
        <w:t xml:space="preserve"> — that is structural, from the targeting type — but is priced inside the ceiling with the reason named.</w:t>
      </w:r>
    </w:p>
    <w:p w:rsidR="00000000" w:rsidDel="00000000" w:rsidP="00000000" w:rsidRDefault="00000000" w:rsidRPr="00000000" w14:paraId="00000138">
      <w:pPr>
        <w:spacing w:after="130" w:lineRule="auto"/>
        <w:rPr/>
      </w:pPr>
      <w:r>
        <w:rPr>
          <w:b w:val="1"/>
          <w:bCs w:val="1"/>
          <w:rtl w:val="0"/>
        </w:rPr>
        <w:t xml:space="preserve">Where a push cannot be funded, the row says so with the gap.</w:t>
      </w:r>
      <w:r>
        <w:rPr>
          <w:rtl w:val="0"/>
        </w:rPr>
        <w:t xml:space="preserve"> A head term needing $239/day against $58 of headroom is not written as funded at a budget that cannot deliver it. It is stated as a </w:t>
      </w:r>
      <w:r>
        <w:rPr>
          <w:b w:val="1"/>
          <w:bCs w:val="1"/>
          <w:rtl w:val="0"/>
        </w:rPr>
        <w:t xml:space="preserve">$181/day shortfall</w:t>
      </w:r>
      <w:r>
        <w:rPr>
          <w:rtl w:val="0"/>
        </w:rPr>
        <w:t xml:space="preserve"> and becomes a decision to take: fund it, or hold it with the number named.</w:t>
      </w:r>
    </w:p>
    <w:p w:rsidR="00000000" w:rsidDel="00000000" w:rsidP="00000000" w:rsidRDefault="00000000" w:rsidRPr="00000000" w14:paraId="00000139">
      <w:pPr>
        <w:pBdr>
          <w:bottom w:color="bfbfbf" w:space="0" w:sz="6" w:val="single"/>
        </w:pBdr>
        <w:spacing w:after="160" w:before="60" w:lineRule="auto"/>
        <w:rPr/>
      </w:pPr>
      <w:r>
        <w:rPr>
          <w:rtl w:val="0"/>
        </w:rPr>
      </w:r>
    </w:p>
    <w:p w:rsidR="00000000" w:rsidDel="00000000" w:rsidP="00000000" w:rsidRDefault="00000000" w:rsidRPr="00000000" w14:paraId="0000013A">
      <w:pPr>
        <w:pStyle w:val="Heading1"/>
        <w:spacing w:after="140" w:before="320" w:lineRule="auto"/>
        <w:rPr>
          <w:b w:val="1"/>
          <w:bCs w:val="1"/>
          <w:color w:val="1f3864"/>
          <w:sz w:val="28"/>
          <w:szCs w:val="28"/>
        </w:rPr>
      </w:pPr>
      <w:bookmarkStart w:colFirst="0" w:colLast="0" w:name="_kfyxha7wxrzv" w:id="0"/>
      <w:bookmarkEnd w:id="0"/>
      <w:r>
        <w:rPr>
          <w:b w:val="1"/>
          <w:bCs w:val="1"/>
          <w:color w:val="1f3864"/>
          <w:sz w:val="28"/>
          <w:szCs w:val="28"/>
          <w:rtl w:val="0"/>
        </w:rPr>
        <w:t xml:space="preserve">12. Reading a campaign — which situation is it in</w:t>
      </w:r>
    </w:p>
    <w:p w:rsidR="00000000" w:rsidDel="00000000" w:rsidP="00000000" w:rsidRDefault="00000000" w:rsidRPr="00000000" w14:paraId="0000013B">
      <w:pPr>
        <w:spacing w:after="140" w:lineRule="auto"/>
        <w:rPr/>
      </w:pPr>
      <w:r>
        <w:rPr>
          <w:rtl w:val="0"/>
        </w:rPr>
        <w:t xml:space="preserve">The five signals: top-of-search click share, product-page share, delivery against required clicks, rank movement, top-of-search conversion.</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120"/>
        <w:gridCol w:w="3135"/>
        <w:tblGridChange w:id="0">
          <w:tblGrid>
            <w:gridCol w:w="3090"/>
            <w:gridCol w:w="3120"/>
            <w:gridCol w:w="313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3C">
            <w:pPr>
              <w:spacing w:after="20" w:before="20" w:lineRule="auto"/>
              <w:rPr>
                <w:b w:val="1"/>
                <w:bCs w:val="1"/>
                <w:color w:val="ffffff"/>
                <w:sz w:val="19"/>
                <w:szCs w:val="19"/>
              </w:rPr>
            </w:pPr>
            <w:r>
              <w:rPr>
                <w:b w:val="1"/>
                <w:bCs w:val="1"/>
                <w:color w:val="ffffff"/>
                <w:sz w:val="19"/>
                <w:szCs w:val="19"/>
                <w:rtl w:val="0"/>
              </w:rPr>
              <w:t xml:space="preserve">What you see</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3D">
            <w:pPr>
              <w:spacing w:after="20" w:before="20" w:lineRule="auto"/>
              <w:rPr>
                <w:b w:val="1"/>
                <w:bCs w:val="1"/>
                <w:color w:val="ffffff"/>
                <w:sz w:val="19"/>
                <w:szCs w:val="19"/>
              </w:rPr>
            </w:pPr>
            <w:r>
              <w:rPr>
                <w:b w:val="1"/>
                <w:bCs w:val="1"/>
                <w:color w:val="ffffff"/>
                <w:sz w:val="19"/>
                <w:szCs w:val="19"/>
                <w:rtl w:val="0"/>
              </w:rPr>
              <w:t xml:space="preserve">What it means</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3E">
            <w:pPr>
              <w:spacing w:after="20" w:before="20" w:lineRule="auto"/>
              <w:rPr>
                <w:b w:val="1"/>
                <w:bCs w:val="1"/>
                <w:color w:val="ffffff"/>
                <w:sz w:val="19"/>
                <w:szCs w:val="19"/>
              </w:rPr>
            </w:pPr>
            <w:r>
              <w:rPr>
                <w:b w:val="1"/>
                <w:bCs w:val="1"/>
                <w:color w:val="ffffff"/>
                <w:sz w:val="19"/>
                <w:szCs w:val="19"/>
                <w:rtl w:val="0"/>
              </w:rPr>
              <w:t xml:space="preserve">What to do</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3F">
            <w:pPr>
              <w:spacing w:after="20" w:before="20" w:lineRule="auto"/>
              <w:rPr/>
            </w:pPr>
            <w:r>
              <w:rPr>
                <w:rtl w:val="0"/>
              </w:rPr>
              <w:t xml:space="preserve">Top of search under 70%, product pages over 20%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40">
            <w:pPr>
              <w:spacing w:after="20" w:before="20" w:lineRule="auto"/>
              <w:rPr/>
            </w:pPr>
            <w:r>
              <w:rPr>
                <w:rtl w:val="0"/>
              </w:rPr>
              <w:t xml:space="preserve">Money leaking to the placement that does not move rank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41">
            <w:pPr>
              <w:spacing w:after="20" w:before="20" w:lineRule="auto"/>
              <w:rPr/>
            </w:pPr>
            <w:r>
              <w:rPr>
                <w:rtl w:val="0"/>
              </w:rPr>
              <w:t xml:space="preserve">Distribution fix. Cut the base, raise the modifier so the top-of-search price holds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2">
            <w:pPr>
              <w:spacing w:after="20" w:before="20" w:lineRule="auto"/>
              <w:rPr/>
            </w:pPr>
            <w:r>
              <w:rPr>
                <w:rtl w:val="0"/>
              </w:rPr>
              <w:t xml:space="preserve">Top of search under 30% on a ranking campaign</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3">
            <w:pPr>
              <w:spacing w:after="20" w:before="20" w:lineRule="auto"/>
              <w:rPr/>
            </w:pPr>
            <w:r>
              <w:rPr>
                <w:rtl w:val="0"/>
              </w:rPr>
              <w:t xml:space="preserve">The campaign is not doing the thing it exists for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4">
            <w:pPr>
              <w:spacing w:after="20" w:before="20" w:lineRule="auto"/>
              <w:rPr/>
            </w:pPr>
            <w:r>
              <w:rPr>
                <w:rtl w:val="0"/>
              </w:rPr>
              <w:t xml:space="preserve">Same fix, but it takes precedence: no price climb and no budget move until the mix is corrected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45">
            <w:pPr>
              <w:spacing w:after="20" w:before="20" w:lineRule="auto"/>
              <w:rPr/>
            </w:pPr>
            <w:r>
              <w:rPr>
                <w:rtl w:val="0"/>
              </w:rPr>
              <w:t xml:space="preserve">Top of search under 15 clicks, product pages driving the traffic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46">
            <w:pPr>
              <w:spacing w:after="20" w:before="20" w:lineRule="auto"/>
              <w:rPr/>
            </w:pPr>
            <w:r>
              <w:rPr>
                <w:rtl w:val="0"/>
              </w:rPr>
              <w:t xml:space="preserve">Two problems: the rate is unreadable </w:t>
            </w:r>
            <w:r>
              <w:rPr>
                <w:b w:val="1"/>
                <w:bCs w:val="1"/>
                <w:rtl w:val="0"/>
              </w:rPr>
              <w:t xml:space="preserve">and</w:t>
            </w:r>
            <w:r>
              <w:rPr>
                <w:rtl w:val="0"/>
              </w:rPr>
              <w:t xml:space="preserve"> the mix is wrong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47">
            <w:pPr>
              <w:spacing w:after="20" w:before="20" w:lineRule="auto"/>
              <w:rPr/>
            </w:pPr>
            <w:r>
              <w:rPr>
                <w:rtl w:val="0"/>
              </w:rPr>
              <w:t xml:space="preserve">Fix distribution first. Price on the child's rate, not the campaign's. Do not judge conversion yet</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8">
            <w:pPr>
              <w:spacing w:after="20" w:before="20" w:lineRule="auto"/>
              <w:rPr>
                <w:b w:val="1"/>
                <w:bCs w:val="1"/>
              </w:rPr>
            </w:pPr>
            <w:r>
              <w:rPr>
                <w:rtl w:val="0"/>
              </w:rPr>
              <w:t xml:space="preserve">Product pages under 20%, top of search over 70%, spend under target, </w:t>
            </w:r>
            <w:r>
              <w:rPr>
                <w:b w:val="1"/>
                <w:bCs w:val="1"/>
                <w:rtl w:val="0"/>
              </w:rPr>
              <w:t xml:space="preserve">budget exhausted</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9">
            <w:pPr>
              <w:spacing w:after="20" w:before="20" w:lineRule="auto"/>
              <w:rPr/>
            </w:pPr>
            <w:r>
              <w:rPr>
                <w:rtl w:val="0"/>
              </w:rPr>
              <w:t xml:space="preserve">Winning auctions, running out of money</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A">
            <w:pPr>
              <w:spacing w:after="20" w:before="20" w:lineRule="auto"/>
              <w:rPr/>
            </w:pPr>
            <w:r>
              <w:rPr>
                <w:rtl w:val="0"/>
              </w:rPr>
              <w:t xml:space="preserve">Raise the budget. Every rate on this campaign is truncated until it stops capping out — no bid decision on those numbers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4B">
            <w:pPr>
              <w:spacing w:after="20" w:before="20" w:lineRule="auto"/>
              <w:rPr>
                <w:b w:val="1"/>
                <w:bCs w:val="1"/>
              </w:rPr>
            </w:pPr>
            <w:r>
              <w:rPr>
                <w:rtl w:val="0"/>
              </w:rPr>
              <w:t xml:space="preserve">Product pages under 20%, top of search over 70%, spend under target, </w:t>
            </w:r>
            <w:r>
              <w:rPr>
                <w:b w:val="1"/>
                <w:bCs w:val="1"/>
                <w:rtl w:val="0"/>
              </w:rPr>
              <w:t xml:space="preserve">budget not exhausted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4C">
            <w:pPr>
              <w:spacing w:after="20" w:before="20" w:lineRule="auto"/>
              <w:rPr/>
            </w:pPr>
            <w:r>
              <w:rPr>
                <w:rtl w:val="0"/>
              </w:rPr>
              <w:t xml:space="preserve">Mix is right, but not clearing enough auctions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4D">
            <w:pPr>
              <w:spacing w:after="20" w:before="20" w:lineRule="auto"/>
              <w:rPr/>
            </w:pPr>
            <w:r>
              <w:rPr>
                <w:rtl w:val="0"/>
              </w:rPr>
              <w:t xml:space="preserve">Price, not budget. Read top-of-search impression share, then climb in capped steps</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E">
            <w:pPr>
              <w:spacing w:after="20" w:before="20" w:lineRule="auto"/>
              <w:rPr/>
            </w:pPr>
            <w:r>
              <w:rPr>
                <w:rtl w:val="0"/>
              </w:rPr>
              <w:t xml:space="preserve">Same again, but impression share already high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F">
            <w:pPr>
              <w:spacing w:after="20" w:before="20" w:lineRule="auto"/>
              <w:rPr/>
            </w:pPr>
            <w:r>
              <w:rPr>
                <w:rtl w:val="0"/>
              </w:rPr>
              <w:t xml:space="preserve">Clearing the auctions and the demand is not there at this rank</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50">
            <w:pPr>
              <w:spacing w:after="20" w:before="20" w:lineRule="auto"/>
              <w:rPr/>
            </w:pPr>
            <w:r>
              <w:rPr>
                <w:rtl w:val="0"/>
              </w:rPr>
              <w:t xml:space="preserve">Not a bid problem. The requirement was overstated — re-base it from actuals rather than buying clicks that do not exist</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51">
            <w:pPr>
              <w:spacing w:after="20" w:before="20" w:lineRule="auto"/>
              <w:rPr/>
            </w:pPr>
            <w:r>
              <w:rPr>
                <w:rtl w:val="0"/>
              </w:rPr>
              <w:t xml:space="preserve">Campaign on, no clicks arriving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52">
            <w:pPr>
              <w:spacing w:after="20" w:before="20" w:lineRule="auto"/>
              <w:rPr/>
            </w:pPr>
            <w:r>
              <w:rPr>
                <w:rtl w:val="0"/>
              </w:rPr>
              <w:t xml:space="preserve">Nothing to redistribute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53">
            <w:pPr>
              <w:spacing w:after="20" w:before="20" w:lineRule="auto"/>
              <w:rPr/>
            </w:pPr>
            <w:r>
              <w:rPr>
                <w:rtl w:val="0"/>
              </w:rPr>
              <w:t xml:space="preserve">Hold the base, push the modifier only. Cutting the base of a row that is not delivering makes delivery worse</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54">
            <w:pPr>
              <w:spacing w:after="20" w:before="20" w:lineRule="auto"/>
              <w:rPr/>
            </w:pPr>
            <w:r>
              <w:rPr>
                <w:rtl w:val="0"/>
              </w:rPr>
              <w:t xml:space="preserve">Delivery below plan, rank improving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55">
            <w:pPr>
              <w:spacing w:after="20" w:before="20" w:lineRule="auto"/>
              <w:rPr/>
            </w:pPr>
            <w:r>
              <w:rPr>
                <w:rtl w:val="0"/>
              </w:rPr>
              <w:t xml:space="preserve">The requirement was overstated</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56">
            <w:pPr>
              <w:spacing w:after="20" w:before="20" w:lineRule="auto"/>
              <w:rPr/>
            </w:pPr>
            <w:r>
              <w:rPr>
                <w:rtl w:val="0"/>
              </w:rPr>
              <w:t xml:space="preserve">Re-base it from actuals, hold the price bound, keep working delivery</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57">
            <w:pPr>
              <w:spacing w:after="20" w:before="20" w:lineRule="auto"/>
              <w:rPr/>
            </w:pPr>
            <w:r>
              <w:rPr>
                <w:rtl w:val="0"/>
              </w:rPr>
              <w:t xml:space="preserve">Targets met, rank not improving, conversion at top of search poor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58">
            <w:pPr>
              <w:spacing w:after="20" w:before="20" w:lineRule="auto"/>
              <w:rPr/>
            </w:pPr>
            <w:r>
              <w:rPr>
                <w:rtl w:val="0"/>
              </w:rPr>
              <w:t xml:space="preserve">A conversion-blind push buys more of a click that does not sell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59">
            <w:pPr>
              <w:spacing w:after="20" w:before="20" w:lineRule="auto"/>
              <w:rPr/>
            </w:pPr>
            <w:r>
              <w:rPr>
                <w:rtl w:val="0"/>
              </w:rPr>
              <w:t xml:space="preserve">Freeze bids at maintenance. Diagnose in order: our price vs market, rating and reviews, which child the ad lands on, traffic contamination, creative and page, deal or stockout echo</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5A">
            <w:pPr>
              <w:spacing w:after="20" w:before="20" w:lineRule="auto"/>
              <w:rPr>
                <w:b w:val="1"/>
                <w:bCs w:val="1"/>
              </w:rPr>
            </w:pPr>
            <w:r>
              <w:rPr>
                <w:b w:val="1"/>
                <w:bCs w:val="1"/>
                <w:rtl w:val="0"/>
              </w:rPr>
              <w:t xml:space="preserve">Targets met, rank at or near target, top-of-search conversion poor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5B">
            <w:pPr>
              <w:spacing w:after="20" w:before="20" w:lineRule="auto"/>
              <w:rPr>
                <w:b w:val="1"/>
                <w:bCs w:val="1"/>
              </w:rPr>
            </w:pPr>
            <w:r>
              <w:rPr>
                <w:b w:val="1"/>
                <w:bCs w:val="1"/>
                <w:rtl w:val="0"/>
              </w:rPr>
              <w:t xml:space="preserve">The rank is the objective and it is held</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5C">
            <w:pPr>
              <w:spacing w:after="20" w:before="20" w:lineRule="auto"/>
              <w:rPr>
                <w:b w:val="1"/>
                <w:bCs w:val="1"/>
              </w:rPr>
            </w:pPr>
            <w:r>
              <w:rPr>
                <w:b w:val="1"/>
                <w:bCs w:val="1"/>
                <w:rtl w:val="0"/>
              </w:rPr>
              <w:t xml:space="preserve">Stay Ranking. Probe the price down 3–5% and watch click share. The conversion problem is a listing or offer finding, not a bid decision</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5D">
            <w:pPr>
              <w:spacing w:after="20" w:before="20" w:lineRule="auto"/>
              <w:rPr/>
            </w:pPr>
            <w:r>
              <w:rPr>
                <w:rtl w:val="0"/>
              </w:rPr>
              <w:t xml:space="preserve">Wide gap to target, and the four conditions are met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5E">
            <w:pPr>
              <w:spacing w:after="20" w:before="20" w:lineRule="auto"/>
              <w:rPr/>
            </w:pPr>
            <w:r>
              <w:rPr>
                <w:rtl w:val="0"/>
              </w:rPr>
              <w:t xml:space="preserve">Distance is not the constraint — velocity, click-through and conversion are there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5F">
            <w:pPr>
              <w:spacing w:after="20" w:before="20" w:lineRule="auto"/>
              <w:rPr/>
            </w:pPr>
            <w:r>
              <w:rPr>
                <w:rtl w:val="0"/>
              </w:rPr>
              <w:t xml:space="preserve">Fund the push and run it inside the window where the velocity is available. Size on the requirement, not on the distance</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0">
            <w:pPr>
              <w:spacing w:after="20" w:before="20" w:lineRule="auto"/>
              <w:rPr/>
            </w:pPr>
            <w:r>
              <w:rPr>
                <w:rtl w:val="0"/>
              </w:rPr>
              <w:t xml:space="preserve">Wide gap, and one or more conditions missing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1">
            <w:pPr>
              <w:spacing w:after="20" w:before="20" w:lineRule="auto"/>
              <w:rPr/>
            </w:pPr>
            <w:r>
              <w:rPr>
                <w:rtl w:val="0"/>
              </w:rPr>
              <w:t xml:space="preserve">The climb is paced by organic accumulation; a premium will not shorten it</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2">
            <w:pPr>
              <w:spacing w:after="20" w:before="20" w:lineRule="auto"/>
              <w:rPr/>
            </w:pPr>
            <w:r>
              <w:rPr>
                <w:rtl w:val="0"/>
              </w:rPr>
              <w:t xml:space="preserve">Maintenance: ceiling price, no premium, same 70/20 mix. Re-tested when the missing condition changes</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3">
            <w:pPr>
              <w:spacing w:after="20" w:before="20" w:lineRule="auto"/>
              <w:rPr/>
            </w:pPr>
            <w:r>
              <w:rPr>
                <w:rtl w:val="0"/>
              </w:rPr>
              <w:t xml:space="preserve">Rank collapsing more than 10 positions despite delivery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4">
            <w:pPr>
              <w:spacing w:after="20" w:before="20" w:lineRule="auto"/>
              <w:rPr/>
            </w:pPr>
            <w:r>
              <w:rPr>
                <w:rtl w:val="0"/>
              </w:rPr>
              <w:t xml:space="preserve">Something changed that is not price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5">
            <w:pPr>
              <w:spacing w:after="20" w:before="20" w:lineRule="auto"/>
              <w:rPr/>
            </w:pPr>
            <w:r>
              <w:rPr>
                <w:rtl w:val="0"/>
              </w:rPr>
              <w:t xml:space="preserve">Never scale spend. Check our listing, then the competitor now outranking, then whether it is category-wide</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6">
            <w:pPr>
              <w:spacing w:after="20" w:before="20" w:lineRule="auto"/>
              <w:rPr>
                <w:b w:val="1"/>
                <w:bCs w:val="1"/>
              </w:rPr>
            </w:pPr>
            <w:r>
              <w:rPr>
                <w:rtl w:val="0"/>
              </w:rPr>
              <w:t xml:space="preserve">Rank held at target, spend continuing, </w:t>
            </w:r>
            <w:commentRangeStart w:id="13"/>
            <w:del w:id="5091" w:author="Claude" w:date="2026-09-25T00:00:00Z">
              <w:r>
                <w:rPr>
                  <w:b w:val="1"/>
                  <w:bCs w:val="1"/>
                  <w:rtl w:val="0"/>
                </w:rPr>
                <w:delText xml:space="preserve">organic top 3</w:delText>
              </w:r>
            </w:del>
            <w:ins w:id="5092" w:author="Claude" w:date="2026-09-25T00:00:00Z">
              <w:r>
                <w:rPr>
                  <w:b w:val="1"/>
                  <w:bCs w:val="1"/>
                  <w:rtl w:val="0"/>
                </w:rPr>
                <w:t xml:space="preserve">organic top 5</w:t>
              </w:r>
            </w:ins>
            <w:commentRangeEnd w:id="13"/>
            <w:r>
              <w:rPr>
                <w:rStyle w:val="CommentReference"/>
              </w:rPr>
              <w:commentReference w:id="13"/>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7">
            <w:pPr>
              <w:spacing w:after="20" w:before="20" w:lineRule="auto"/>
              <w:rPr/>
            </w:pPr>
            <w:r>
              <w:rPr>
                <w:rtl w:val="0"/>
              </w:rPr>
              <w:t xml:space="preserve">A different question: is the paid spend buying anything organic is not already delivering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8">
            <w:pPr>
              <w:spacing w:after="20" w:before="20" w:lineRule="auto"/>
              <w:rPr/>
            </w:pPr>
            <w:r>
              <w:rPr>
                <w:rtl w:val="0"/>
              </w:rPr>
              <w:t xml:space="preserve">Step down 15% — bigger than the price probe because the organic position carries the term — hold two weeks, watch </w:t>
            </w:r>
            <w:r>
              <w:rPr>
                <w:b w:val="1"/>
                <w:bCs w:val="1"/>
                <w:rtl w:val="0"/>
              </w:rPr>
              <w:t xml:space="preserve">total</w:t>
            </w:r>
            <w:r>
              <w:rPr>
                <w:rtl w:val="0"/>
              </w:rPr>
              <w:t xml:space="preserve"> organic + paid orders. Holds → keep stepping. Falls more than 10% → restore one step, record the floor</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9">
            <w:pPr>
              <w:spacing w:after="20" w:before="20" w:lineRule="auto"/>
              <w:rPr/>
            </w:pPr>
            <w:r>
              <w:rPr>
                <w:rtl w:val="0"/>
              </w:rPr>
              <w:t xml:space="preserve">Base at floor, modifier at wall, product pages still over 20%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A">
            <w:pPr>
              <w:spacing w:after="20" w:before="20" w:lineRule="auto"/>
              <w:rPr/>
            </w:pPr>
            <w:r>
              <w:rPr>
                <w:rtl w:val="0"/>
              </w:rPr>
              <w:t xml:space="preserve">Pricing is exhausted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B">
            <w:pPr>
              <w:spacing w:after="20" w:before="20" w:lineRule="auto"/>
              <w:rPr/>
            </w:pPr>
            <w:r>
              <w:rPr>
                <w:rtl w:val="0"/>
              </w:rPr>
              <w:t xml:space="preserve">Fixed bidding, then a phrase test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C">
            <w:pPr>
              <w:spacing w:after="20" w:before="20" w:lineRule="auto"/>
              <w:rPr/>
            </w:pPr>
            <w:r>
              <w:rPr>
                <w:rtl w:val="0"/>
              </w:rPr>
              <w:t xml:space="preserve">Auto or broad carrying the same term</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D">
            <w:pPr>
              <w:spacing w:after="20" w:before="20" w:lineRule="auto"/>
              <w:rPr/>
            </w:pPr>
            <w:r>
              <w:rPr>
                <w:rtl w:val="0"/>
              </w:rPr>
              <w:t xml:space="preserve">The exact row is not earning its own rank credit</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E">
            <w:pPr>
              <w:spacing w:after="20" w:before="20" w:lineRule="auto"/>
              <w:rPr/>
            </w:pPr>
            <w:r>
              <w:rPr>
                <w:rtl w:val="0"/>
              </w:rPr>
              <w:t xml:space="preserve">Out of scope for a push until the exact row owns its traffic</w:t>
            </w:r>
          </w:p>
        </w:tc>
      </w:tr>
    </w:tbl>
    <w:p w:rsidR="00000000" w:rsidDel="00000000" w:rsidP="00000000" w:rsidRDefault="00000000" w:rsidRPr="00000000" w14:paraId="0000016F">
      <w:pPr>
        <w:spacing w:after="140" w:lineRule="auto"/>
        <w:rPr/>
      </w:pPr>
      <w:r>
        <w:rPr>
          <w:rtl w:val="0"/>
        </w:rPr>
        <w:t xml:space="preserve"> </w:t>
      </w:r>
    </w:p>
    <w:p w:rsidR="00000000" w:rsidDel="00000000" w:rsidP="00000000" w:rsidRDefault="00000000" w:rsidRPr="00000000" w14:paraId="00000170">
      <w:pPr>
        <w:spacing w:after="140" w:lineRule="auto"/>
        <w:rPr/>
      </w:pPr>
      <w:r>
        <w:rPr>
          <w:b w:val="1"/>
          <w:bCs w:val="1"/>
          <w:rtl w:val="0"/>
        </w:rPr>
        <w:t xml:space="preserve">Two conditions void every read above.</w:t>
      </w:r>
      <w:r>
        <w:rPr>
          <w:rtl w:val="0"/>
        </w:rPr>
        <w:t xml:space="preserve"> The serving child cannot ship, or a deal week sits inside the window and contaminates every rate. Resolve those first.</w:t>
      </w:r>
    </w:p>
    <w:p>
      <w:pPr>
        <w:spacing w:after="130" w:lineRule="auto"/>
        <w:rPr>
          <w:ins w:id="5095" w:author="Claude" w:date="2026-09-25T00:00:00Z"/>
        </w:rPr>
      </w:pPr>
      <w:commentRangeStart w:id="14"/>
      <w:ins w:id="5096" w:author="Claude" w:date="2026-09-25T00:00:00Z">
        <w:r>
          <w:rPr>
            <w:b w:val="1"/>
            <w:bCs w:val="1"/>
            <w:rtl w:val="0"/>
          </w:rPr>
          <w:t xml:space="preserve">A sibling on the same term. </w:t>
        </w:r>
      </w:ins>
      <w:ins w:id="5097" w:author="Claude" w:date="2026-09-25T00:00:00Z">
        <w:r>
          <w:rPr>
            <w:rtl w:val="0"/>
          </w:rPr>
          <w:t xml:space="preserve">Where another of the brand's products bids the term, the family owner prices it (SOP-33) and the others hold at their ceiling with no top-of-search premium. A ceiling computed as if the sibling were not in the auction is too high for both, and each one's raise is a bid against the other.</w:t>
        </w:r>
      </w:ins>
      <w:commentRangeEnd w:id="14"/>
      <w:r>
        <w:rPr>
          <w:rStyle w:val="CommentReference"/>
        </w:rPr>
        <w:commentReference w:id="14"/>
      </w:r>
    </w:p>
    <w:p w:rsidR="00000000" w:rsidDel="00000000" w:rsidP="00000000" w:rsidRDefault="00000000" w:rsidRPr="00000000" w14:paraId="00000171">
      <w:pPr>
        <w:spacing w:after="130" w:lineRule="auto"/>
        <w:rPr/>
      </w:pPr>
      <w:r>
        <w:rPr>
          <w:rtl w:val="0"/>
        </w:rPr>
      </w:r>
    </w:p>
    <w:p w:rsidR="00000000" w:rsidDel="00000000" w:rsidP="00000000" w:rsidRDefault="00000000" w:rsidRPr="00000000" w14:paraId="00000172">
      <w:pPr>
        <w:pBdr>
          <w:bottom w:color="bfbfbf" w:space="0" w:sz="6" w:val="single"/>
        </w:pBdr>
        <w:spacing w:after="160" w:before="60" w:lineRule="auto"/>
        <w:rPr/>
      </w:pPr>
      <w:r>
        <w:rPr>
          <w:rtl w:val="0"/>
        </w:rPr>
      </w:r>
    </w:p>
    <w:p w:rsidR="00000000" w:rsidDel="00000000" w:rsidP="00000000" w:rsidRDefault="00000000" w:rsidRPr="00000000" w14:paraId="00000173">
      <w:pPr>
        <w:pStyle w:val="Heading1"/>
        <w:spacing w:after="140" w:before="320" w:lineRule="auto"/>
        <w:rPr/>
      </w:pPr>
      <w:r>
        <w:rPr>
          <w:b w:val="1"/>
          <w:bCs w:val="1"/>
          <w:color w:val="1f3864"/>
          <w:sz w:val="28"/>
          <w:szCs w:val="28"/>
          <w:rtl w:val="0"/>
        </w:rPr>
        <w:t xml:space="preserve">13. Holding a won rank — the price probe</w:t>
      </w:r>
      <w:r>
        <w:rPr>
          <w:rtl w:val="0"/>
        </w:rPr>
      </w:r>
    </w:p>
    <w:p w:rsidR="00000000" w:rsidDel="00000000" w:rsidP="00000000" w:rsidRDefault="00000000" w:rsidRPr="00000000" w14:paraId="00000174">
      <w:pPr>
        <w:spacing w:after="130" w:lineRule="auto"/>
        <w:rPr/>
      </w:pPr>
      <w:r>
        <w:rPr>
          <w:rtl w:val="0"/>
        </w:rPr>
        <w:t xml:space="preserve">Reaching the target rank does not end the ranking case. </w:t>
      </w:r>
      <w:r>
        <w:rPr>
          <w:b w:val="1"/>
          <w:bCs w:val="1"/>
          <w:rtl w:val="0"/>
        </w:rPr>
        <w:t xml:space="preserve">Holding the rank is the case.</w:t>
      </w:r>
      <w:r>
        <w:rPr>
          <w:rtl w:val="0"/>
        </w:rPr>
        <w:t xml:space="preserve"> The campaign stays Ranking; what changes is that we stop climbing and start looking for the cheapest price that holds the position.</w:t>
      </w:r>
    </w:p>
    <w:p w:rsidR="00000000" w:rsidDel="00000000" w:rsidP="00000000" w:rsidRDefault="00000000" w:rsidRPr="00000000" w14:paraId="00000175">
      <w:pPr>
        <w:keepNext w:val="1"/>
        <w:spacing w:after="130" w:lineRule="auto"/>
        <w:rPr/>
      </w:pPr>
      <w:r>
        <w:rPr>
          <w:b w:val="1"/>
          <w:bCs w:val="1"/>
          <w:rtl w:val="0"/>
        </w:rPr>
        <w:t xml:space="preserve">The probe:</w:t>
      </w:r>
      <w:r>
        <w:rPr>
          <w:rtl w:val="0"/>
        </w:rPr>
      </w:r>
    </w:p>
    <w:p w:rsidR="00000000" w:rsidDel="00000000" w:rsidP="00000000" w:rsidRDefault="00000000" w:rsidRPr="00000000" w14:paraId="00000176">
      <w:pPr>
        <w:keepNext w:val="1"/>
        <w:shd w:fill="f7f7f7" w:val="clear"/>
        <w:spacing w:before="60" w:lineRule="auto"/>
        <w:ind w:left="288" w:firstLine="0"/>
        <w:rPr/>
      </w:pPr>
      <w:r>
        <w:rPr>
          <w:rFonts w:ascii="Consolas" w:cs="Consolas" w:eastAsia="Consolas" w:hAnsi="Consolas"/>
          <w:sz w:val="18"/>
          <w:szCs w:val="18"/>
          <w:rtl w:val="0"/>
        </w:rPr>
        <w:t xml:space="preserve">Step the top-of-search price down 3-5%.</w:t>
      </w:r>
      <w:r>
        <w:rPr>
          <w:rtl w:val="0"/>
        </w:rPr>
      </w:r>
    </w:p>
    <w:p w:rsidR="00000000" w:rsidDel="00000000" w:rsidP="00000000" w:rsidRDefault="00000000" w:rsidRPr="00000000" w14:paraId="00000177">
      <w:pPr>
        <w:keepNext w:val="1"/>
        <w:shd w:fill="f7f7f7" w:val="clear"/>
        <w:ind w:left="288" w:firstLine="0"/>
        <w:rPr/>
      </w:pPr>
      <w:r>
        <w:rPr>
          <w:rFonts w:ascii="Consolas" w:cs="Consolas" w:eastAsia="Consolas" w:hAnsi="Consolas"/>
          <w:sz w:val="18"/>
          <w:szCs w:val="18"/>
          <w:rtl w:val="0"/>
        </w:rPr>
        <w:t xml:space="preserve">Hold, and watch top-of-search click share.</w:t>
      </w:r>
      <w:r>
        <w:rPr>
          <w:rtl w:val="0"/>
        </w:rPr>
      </w:r>
    </w:p>
    <w:p w:rsidR="00000000" w:rsidDel="00000000" w:rsidP="00000000" w:rsidRDefault="00000000" w:rsidRPr="00000000" w14:paraId="00000178">
      <w:pPr>
        <w:keepNext w:val="1"/>
        <w:shd w:fill="f7f7f7" w:val="clear"/>
        <w:ind w:left="288" w:firstLine="0"/>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79">
      <w:pPr>
        <w:keepNext w:val="1"/>
        <w:shd w:fill="f7f7f7" w:val="clear"/>
        <w:ind w:left="288" w:firstLine="0"/>
        <w:rPr/>
      </w:pPr>
      <w:r>
        <w:rPr>
          <w:rFonts w:ascii="Consolas" w:cs="Consolas" w:eastAsia="Consolas" w:hAnsi="Consolas"/>
          <w:sz w:val="18"/>
          <w:szCs w:val="18"/>
          <w:rtl w:val="0"/>
        </w:rPr>
        <w:t xml:space="preserve">  Share holds at or above 70%   →  the position cost more than it needed to; step again</w:t>
      </w:r>
      <w:r>
        <w:rPr>
          <w:rtl w:val="0"/>
        </w:rPr>
      </w:r>
    </w:p>
    <w:p w:rsidR="00000000" w:rsidDel="00000000" w:rsidP="00000000" w:rsidRDefault="00000000" w:rsidRPr="00000000" w14:paraId="0000017A">
      <w:pPr>
        <w:shd w:fill="f7f7f7" w:val="clear"/>
        <w:spacing w:after="140" w:lineRule="auto"/>
        <w:ind w:left="288" w:firstLine="0"/>
        <w:rPr/>
      </w:pPr>
      <w:r>
        <w:rPr>
          <w:rFonts w:ascii="Consolas" w:cs="Consolas" w:eastAsia="Consolas" w:hAnsi="Consolas"/>
          <w:sz w:val="18"/>
          <w:szCs w:val="18"/>
          <w:rtl w:val="0"/>
        </w:rPr>
        <w:t xml:space="preserve">  Share falls below 70%         →  restore the step immediately; that price is the floor</w:t>
      </w:r>
      <w:r>
        <w:rPr>
          <w:rtl w:val="0"/>
        </w:rPr>
      </w:r>
    </w:p>
    <w:p w:rsidR="00000000" w:rsidDel="00000000" w:rsidP="00000000" w:rsidRDefault="00000000" w:rsidRPr="00000000" w14:paraId="0000017B">
      <w:pPr>
        <w:spacing w:after="130" w:lineRule="auto"/>
        <w:rPr/>
      </w:pPr>
      <w:r>
        <w:rPr>
          <w:b w:val="1"/>
          <w:bCs w:val="1"/>
          <w:rtl w:val="0"/>
        </w:rPr>
        <w:t xml:space="preserve">Why the probe is far smaller than the climb.</w:t>
      </w:r>
      <w:r>
        <w:rPr>
          <w:rtl w:val="0"/>
        </w:rPr>
        <w:t xml:space="preserve"> Climbing uses 20–30% a write, because the point is to get somewhere. Probing uses 3–5%, because the point is to find the edge without falling off it. A step the size of a climb would drop out of the position in one move, and then the rank is lost and all we learned is that the step was too big.</w:t>
      </w:r>
    </w:p>
    <w:p w:rsidR="00000000" w:rsidDel="00000000" w:rsidP="00000000" w:rsidRDefault="00000000" w:rsidRPr="00000000" w14:paraId="0000017C">
      <w:pPr>
        <w:spacing w:after="130" w:lineRule="auto"/>
        <w:rPr/>
      </w:pPr>
      <w:r>
        <w:rPr>
          <w:b w:val="1"/>
          <w:bCs w:val="1"/>
          <w:rtl w:val="0"/>
        </w:rPr>
        <w:t xml:space="preserve">Not to be confused with the incrementality test</w:t>
      </w:r>
      <w:r>
        <w:rPr>
          <w:rtl w:val="0"/>
        </w:rPr>
        <w:t xml:space="preserve">, which also steps down and watches. </w:t>
      </w:r>
      <w:del w:id="5093" w:author="Claude" w:date="2026-09-25T00:00:00Z">
        <w:r>
          <w:rPr>
            <w:rtl w:val="0"/>
          </w:rPr>
          <w:delText xml:space="preserve">That one runs only where organic already holds the top three</w:delText>
        </w:r>
      </w:del>
      <w:ins w:id="5094" w:author="Claude" w:date="2026-09-25T00:00:00Z">
        <w:r>
          <w:rPr>
            <w:rtl w:val="0"/>
          </w:rPr>
          <w:t xml:space="preserve">That one runs where organic already holds the top five</w:t>
        </w:r>
      </w:ins>
      <w:r>
        <w:rPr>
          <w:rtl w:val="0"/>
        </w:rPr>
        <w:t xml:space="preserve">, uses a much larger 15% step, and watches total organic plus paid orders rather than click share. It asks whether the paid spend is buying anything at all. The probe here asks a narrower question — what is the cheapest price that still holds this position — and the position is the thing at risk, which is why the step is small.</w:t>
      </w:r>
    </w:p>
    <w:p w:rsidR="00000000" w:rsidDel="00000000" w:rsidP="00000000" w:rsidRDefault="00000000" w:rsidRPr="00000000" w14:paraId="0000017D">
      <w:pPr>
        <w:spacing w:after="130" w:lineRule="auto"/>
        <w:rPr/>
      </w:pPr>
      <w:r>
        <w:rPr>
          <w:b w:val="1"/>
          <w:bCs w:val="1"/>
          <w:rtl w:val="0"/>
        </w:rPr>
        <w:t xml:space="preserve">Why click share and not rank.</w:t>
      </w:r>
      <w:r>
        <w:rPr>
          <w:rtl w:val="0"/>
        </w:rPr>
        <w:t xml:space="preserve"> Rank is a lagging signal — it can hold for two weeks on momentum while we take three more steps down. Click share responds the same week. Rank is the confirming read, not the first alarm; if rank moves before share does, something other than our price changed.</w:t>
      </w:r>
    </w:p>
    <w:p w:rsidR="00000000" w:rsidDel="00000000" w:rsidP="00000000" w:rsidRDefault="00000000" w:rsidRPr="00000000" w14:paraId="0000017E">
      <w:pPr>
        <w:spacing w:after="130" w:lineRule="auto"/>
        <w:rPr/>
      </w:pPr>
      <w:r>
        <w:rPr>
          <w:b w:val="1"/>
          <w:bCs w:val="1"/>
          <w:rtl w:val="0"/>
        </w:rPr>
        <w:t xml:space="preserve">And watch the absolute clicks.</w:t>
      </w:r>
      <w:r>
        <w:rPr>
          <w:rtl w:val="0"/>
        </w:rPr>
        <w:t xml:space="preserve"> Share holding while total top-of-search clicks fall is not a pass — that is 70% of a smaller pie. Share, absolute clicks and rank: any of the three failing restores the step.</w:t>
      </w:r>
    </w:p>
    <w:p w:rsidR="00000000" w:rsidDel="00000000" w:rsidP="00000000" w:rsidRDefault="00000000" w:rsidRPr="00000000" w14:paraId="0000017F">
      <w:pPr>
        <w:spacing w:after="130" w:lineRule="auto"/>
        <w:rPr/>
      </w:pPr>
      <w:r>
        <w:rPr>
          <w:rtl w:val="0"/>
        </w:rPr>
        <w:t xml:space="preserve">The floor found this way is real and specific to the term. Re-test it quarterly and after any competitive shock, because it moves when the auction moves.</w:t>
      </w:r>
    </w:p>
    <w:p w:rsidR="00000000" w:rsidDel="00000000" w:rsidP="00000000" w:rsidRDefault="00000000" w:rsidRPr="00000000" w14:paraId="00000180">
      <w:pPr>
        <w:pBdr>
          <w:bottom w:color="bfbfbf" w:space="0" w:sz="6" w:val="single"/>
        </w:pBdr>
        <w:spacing w:after="160" w:before="60" w:lineRule="auto"/>
        <w:rPr/>
      </w:pPr>
      <w:r>
        <w:rPr>
          <w:rtl w:val="0"/>
        </w:rPr>
      </w:r>
    </w:p>
    <w:p w:rsidR="00000000" w:rsidDel="00000000" w:rsidP="00000000" w:rsidRDefault="00000000" w:rsidRPr="00000000" w14:paraId="00000181">
      <w:pPr>
        <w:pStyle w:val="Heading1"/>
        <w:spacing w:after="140" w:before="320" w:lineRule="auto"/>
        <w:rPr/>
      </w:pPr>
      <w:r>
        <w:rPr>
          <w:b w:val="1"/>
          <w:bCs w:val="1"/>
          <w:color w:val="1f3864"/>
          <w:sz w:val="28"/>
          <w:szCs w:val="28"/>
          <w:rtl w:val="0"/>
        </w:rPr>
        <w:t xml:space="preserve">14. Before a push may be cut back</w:t>
      </w:r>
      <w:r>
        <w:rPr>
          <w:rtl w:val="0"/>
        </w:rPr>
      </w:r>
    </w:p>
    <w:p w:rsidR="00000000" w:rsidDel="00000000" w:rsidP="00000000" w:rsidRDefault="00000000" w:rsidRPr="00000000" w14:paraId="00000182">
      <w:pPr>
        <w:spacing w:after="130" w:lineRule="auto"/>
        <w:rPr/>
      </w:pPr>
      <w:r>
        <w:rPr>
          <w:rtl w:val="0"/>
        </w:rPr>
        <w:t xml:space="preserve">A push can look expensive long before it has been given the chance it was funded for. So reducing the top-of-search price on a campaign that has </w:t>
      </w:r>
      <w:r>
        <w:rPr>
          <w:b w:val="1"/>
          <w:bCs w:val="1"/>
          <w:rtl w:val="0"/>
        </w:rPr>
        <w:t xml:space="preserve">not</w:t>
      </w:r>
      <w:r>
        <w:rPr>
          <w:rtl w:val="0"/>
        </w:rPr>
        <w:t xml:space="preserve"> reached its target is gated:</w:t>
      </w:r>
    </w:p>
    <w:p w:rsidR="00000000" w:rsidDel="00000000" w:rsidP="00000000" w:rsidRDefault="00000000" w:rsidRPr="00000000" w14:paraId="00000183">
      <w:pPr>
        <w:pBdr>
          <w:left w:color="1f3864" w:space="10" w:sz="14" w:val="single"/>
        </w:pBdr>
        <w:spacing w:after="140" w:before="80" w:lineRule="auto"/>
        <w:ind w:left="431" w:firstLine="0"/>
        <w:rPr/>
      </w:pPr>
      <w:r>
        <w:rPr>
          <w:rtl w:val="0"/>
        </w:rPr>
        <w:t xml:space="preserve">Not until it has delivered </w:t>
      </w:r>
      <w:r>
        <w:rPr>
          <w:b w:val="1"/>
          <w:bCs w:val="1"/>
          <w:rtl w:val="0"/>
        </w:rPr>
        <w:t xml:space="preserve">70% of its required top-of-search clicks/day</w:t>
      </w:r>
      <w:r>
        <w:rPr>
          <w:rtl w:val="0"/>
        </w:rPr>
        <w:t xml:space="preserve"> with product pages </w:t>
      </w:r>
      <w:r>
        <w:rPr>
          <w:b w:val="1"/>
          <w:bCs w:val="1"/>
          <w:rtl w:val="0"/>
        </w:rPr>
        <w:t xml:space="preserve">under 20%</w:t>
      </w:r>
      <w:r>
        <w:rPr>
          <w:rtl w:val="0"/>
        </w:rPr>
        <w:t xml:space="preserve">.</w:t>
      </w:r>
    </w:p>
    <w:p>
      <w:pPr>
        <w:spacing w:after="130" w:lineRule="auto"/>
        <w:rPr>
          <w:ins w:id="5098" w:author="Claude" w:date="2026-09-25T00:00:00Z"/>
        </w:rPr>
      </w:pPr>
      <w:commentRangeStart w:id="15"/>
      <w:ins w:id="5099" w:author="Claude" w:date="2026-09-25T00:00:00Z">
        <w:r>
          <w:rPr>
            <w:rtl w:val="0"/>
          </w:rPr>
          <w:t xml:space="preserve">The requirement here is the one re-based by the checks in section 7. A requirement the whole auction cannot supply never blocks a cut: a push delivering 9% of an unreachable figure has not been denied its chance, it was sized wrong.</w:t>
        </w:r>
      </w:ins>
      <w:commentRangeEnd w:id="15"/>
      <w:r>
        <w:rPr>
          <w:rStyle w:val="CommentReference"/>
        </w:rPr>
        <w:commentReference w:id="15"/>
      </w:r>
    </w:p>
    <w:p w:rsidR="00000000" w:rsidDel="00000000" w:rsidP="00000000" w:rsidRDefault="00000000" w:rsidRPr="00000000" w14:paraId="00000184">
      <w:pPr>
        <w:spacing w:after="130" w:lineRule="auto"/>
        <w:rPr/>
      </w:pPr>
      <w:r>
        <w:rPr>
          <w:rtl w:val="0"/>
        </w:rPr>
        <w:t xml:space="preserve">Below that, three verdicts only: continue the push, fix delivery, or stop on the dated loss ceiling. Cutting the price of a push that never received its clicks is judging something that never ran.</w:t>
      </w:r>
    </w:p>
    <w:p w:rsidR="00000000" w:rsidDel="00000000" w:rsidP="00000000" w:rsidRDefault="00000000" w:rsidRPr="00000000" w14:paraId="00000185">
      <w:pPr>
        <w:spacing w:after="130" w:lineRule="auto"/>
        <w:rPr/>
      </w:pPr>
      <w:r>
        <w:rPr>
          <w:rtl w:val="0"/>
        </w:rPr>
        <w:t xml:space="preserve">This mirrors the guard on the way up: below 70% at top of search the distribution fix is the lever, and below 30% it takes precedence over any price or budget question — </w:t>
      </w:r>
      <w:r>
        <w:rPr>
          <w:i w:val="1"/>
          <w:iCs w:val="1"/>
          <w:rtl w:val="0"/>
        </w:rPr>
        <w:t xml:space="preserve">fix placement first</w:t>
      </w:r>
      <w:r>
        <w:rPr>
          <w:rtl w:val="0"/>
        </w:rPr>
        <w:t xml:space="preserve">, not raise price.</w:t>
      </w:r>
    </w:p>
    <w:p w:rsidR="00000000" w:rsidDel="00000000" w:rsidP="00000000" w:rsidRDefault="00000000" w:rsidRPr="00000000" w14:paraId="00000186">
      <w:pPr>
        <w:pBdr>
          <w:bottom w:color="bfbfbf" w:space="0" w:sz="6" w:val="single"/>
        </w:pBdr>
        <w:spacing w:after="160" w:before="60" w:lineRule="auto"/>
        <w:rPr/>
      </w:pPr>
      <w:r>
        <w:rPr>
          <w:rtl w:val="0"/>
        </w:rPr>
      </w:r>
    </w:p>
    <w:p w:rsidR="00000000" w:rsidDel="00000000" w:rsidP="00000000" w:rsidRDefault="00000000" w:rsidRPr="00000000" w14:paraId="00000187">
      <w:pPr>
        <w:pStyle w:val="Heading1"/>
        <w:spacing w:after="140" w:before="320" w:lineRule="auto"/>
        <w:rPr/>
      </w:pPr>
      <w:r>
        <w:rPr>
          <w:b w:val="1"/>
          <w:bCs w:val="1"/>
          <w:color w:val="1f3864"/>
          <w:sz w:val="28"/>
          <w:szCs w:val="28"/>
          <w:rtl w:val="0"/>
        </w:rPr>
        <w:t xml:space="preserve">15. What we measure</w:t>
      </w:r>
      <w:r>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Top-of-search click share</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70–90%, product pages at or under 20%</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Top-of-search impression share</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separately, on ranking rows — whether the bid clears the auction at all</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Cost per order by placement</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confirms a shift worked rather than moved spend around</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8"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against target</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at the dated checkpoint</w:t>
      </w:r>
    </w:p>
    <w:p w:rsidR="00000000" w:rsidDel="00000000" w:rsidP="00000000" w:rsidRDefault="00000000" w:rsidRPr="00000000" w14:paraId="0000018C">
      <w:pPr>
        <w:spacing w:after="130" w:lineRule="auto"/>
        <w:rPr/>
      </w:pPr>
      <w:r>
        <w:rPr>
          <w:rtl w:val="0"/>
        </w:rPr>
        <w:t xml:space="preserve">These are read at the cycle, against the prediction each write carried. What happens between cycles — how often placement is checked, and what may be acted on rather than queued — is a question of operating cadence and is set separately from the pricing rules here.</w:t>
      </w:r>
    </w:p>
    <w:p w:rsidR="00000000" w:rsidDel="00000000" w:rsidP="00000000" w:rsidRDefault="00000000" w:rsidRPr="00000000" w14:paraId="0000018D">
      <w:pPr>
        <w:pBdr>
          <w:bottom w:color="bfbfbf" w:space="0" w:sz="6" w:val="single"/>
        </w:pBdr>
        <w:spacing w:after="160" w:before="60" w:lineRule="auto"/>
        <w:rPr/>
      </w:pPr>
      <w:r>
        <w:rPr>
          <w:rtl w:val="0"/>
        </w:rPr>
      </w:r>
    </w:p>
    <w:p w:rsidR="00000000" w:rsidDel="00000000" w:rsidP="00000000" w:rsidRDefault="00000000" w:rsidRPr="00000000" w14:paraId="0000018E">
      <w:pPr>
        <w:pStyle w:val="Heading1"/>
        <w:spacing w:after="140" w:before="320" w:lineRule="auto"/>
        <w:rPr/>
      </w:pPr>
      <w:r>
        <w:rPr>
          <w:b w:val="1"/>
          <w:bCs w:val="1"/>
          <w:color w:val="1f3864"/>
          <w:sz w:val="28"/>
          <w:szCs w:val="28"/>
          <w:rtl w:val="0"/>
        </w:rPr>
        <w:t xml:space="preserve">16. The four tables every plan carries</w:t>
      </w:r>
      <w:r>
        <w:rPr>
          <w:rtl w:val="0"/>
        </w:rPr>
      </w:r>
    </w:p>
    <w:p w:rsidR="00000000" w:rsidDel="00000000" w:rsidP="00000000" w:rsidRDefault="00000000" w:rsidRPr="00000000" w14:paraId="0000018F">
      <w:pPr>
        <w:spacing w:after="130" w:lineRule="auto"/>
        <w:rPr/>
      </w:pPr>
      <w:r>
        <w:rPr>
          <w:b w:val="1"/>
          <w:bCs w:val="1"/>
          <w:rtl w:val="0"/>
        </w:rPr>
        <w:t xml:space="preserve">Table 1 — Per-child economics.</w:t>
      </w:r>
      <w:r>
        <w:rPr>
          <w:rtl w:val="0"/>
        </w:rPr>
        <w:t xml:space="preserve"> Contribution per unit, the unit sample behind it, and the affordable click at each placement with the conversion rate each was computed at. Where campaigns have earned their own rate, the table gains a second block showing each campaign's rate, the clicks and orders behind it, and the ceiling it produced.</w:t>
      </w:r>
    </w:p>
    <w:p w:rsidR="00000000" w:rsidDel="00000000" w:rsidP="00000000" w:rsidRDefault="00000000" w:rsidRPr="00000000" w14:paraId="00000190">
      <w:pPr>
        <w:spacing w:after="130" w:lineRule="auto"/>
        <w:rPr/>
      </w:pPr>
      <w:r>
        <w:rPr>
          <w:b w:val="1"/>
          <w:bCs w:val="1"/>
          <w:rtl w:val="0"/>
        </w:rPr>
        <w:t xml:space="preserve">Table 2 — Placement, per campaign per placement.</w:t>
      </w:r>
      <w:r>
        <w:rPr>
          <w:rtl w:val="0"/>
        </w:rPr>
        <w:t xml:space="preserve"> One row per campaign per placement — never a portfolio roll-up, because a roll-up has nowhere to put the modifier and the modifier is the lever. Clicks, that placement's share of the campaign's clicks, orders, conversion, cost per click, cost per order, and the modifier currently set.</w:t>
      </w:r>
    </w:p>
    <w:p w:rsidR="00000000" w:rsidDel="00000000" w:rsidP="00000000" w:rsidRDefault="00000000" w:rsidRPr="00000000" w14:paraId="00000191">
      <w:pPr>
        <w:spacing w:after="130" w:lineRule="auto"/>
        <w:rPr/>
      </w:pPr>
      <w:r>
        <w:rPr>
          <w:b w:val="1"/>
          <w:bCs w:val="1"/>
          <w:rtl w:val="0"/>
        </w:rPr>
        <w:t xml:space="preserve">Table 3 — The bid re-solve.</w:t>
      </w:r>
      <w:r>
        <w:rPr>
          <w:rtl w:val="0"/>
        </w:rPr>
        <w:t xml:space="preserve"> For every campaign that moves: affordable price per placement, the gap and the lift it supports, base now → proposed, modifier now → target, top-of-search price now → proposed, the ratio, and the staged sequence. This table </w:t>
      </w:r>
      <w:r>
        <w:rPr>
          <w:i w:val="1"/>
          <w:iCs w:val="1"/>
          <w:rtl w:val="0"/>
        </w:rPr>
        <w:t xml:space="preserve">is</w:t>
      </w:r>
      <w:r>
        <w:rPr>
          <w:rtl w:val="0"/>
        </w:rPr>
        <w:t xml:space="preserve"> the decision.</w:t>
      </w:r>
    </w:p>
    <w:p w:rsidR="00000000" w:rsidDel="00000000" w:rsidP="00000000" w:rsidRDefault="00000000" w:rsidRPr="00000000" w14:paraId="00000192">
      <w:pPr>
        <w:spacing w:after="130" w:lineRule="auto"/>
        <w:rPr/>
      </w:pPr>
      <w:r>
        <w:rPr>
          <w:b w:val="1"/>
          <w:bCs w:val="1"/>
          <w:rtl w:val="0"/>
        </w:rPr>
        <w:t xml:space="preserve">Table 4 — Funded pushes.</w:t>
      </w:r>
      <w:r>
        <w:rPr>
          <w:rtl w:val="0"/>
        </w:rPr>
        <w:t xml:space="preserve"> Required clicks/day, actual, percent of requirement, the loss ceiling with the spend it was computed at, the checkpoint date, the prediction, and what reverses it.</w:t>
      </w:r>
    </w:p>
    <w:p w:rsidR="00000000" w:rsidDel="00000000" w:rsidP="00000000" w:rsidRDefault="00000000" w:rsidRPr="00000000" w14:paraId="00000193">
      <w:pPr>
        <w:pBdr>
          <w:bottom w:color="bfbfbf" w:space="0" w:sz="6" w:val="single"/>
        </w:pBdr>
        <w:spacing w:after="160" w:before="60" w:lineRule="auto"/>
        <w:rPr/>
      </w:pPr>
      <w:r>
        <w:rPr>
          <w:rtl w:val="0"/>
        </w:rPr>
      </w:r>
    </w:p>
    <w:p w:rsidR="00000000" w:rsidDel="00000000" w:rsidP="00000000" w:rsidRDefault="00000000" w:rsidRPr="00000000" w14:paraId="00000194">
      <w:pPr>
        <w:pStyle w:val="Heading1"/>
        <w:spacing w:after="140" w:before="320" w:lineRule="auto"/>
        <w:rPr/>
      </w:pPr>
      <w:r>
        <w:rPr>
          <w:b w:val="1"/>
          <w:bCs w:val="1"/>
          <w:color w:val="1f3864"/>
          <w:sz w:val="28"/>
          <w:szCs w:val="28"/>
          <w:rtl w:val="0"/>
        </w:rPr>
        <w:t xml:space="preserve">17. Three things to remember</w:t>
      </w:r>
      <w:r>
        <w:rPr>
          <w:rtl w:val="0"/>
        </w:rPr>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One bid and one percentage produce three prices.</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Everything follows from that.</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gap sets the loss per order we will carry; the auction sets the price; the market's daily units set the volume.</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None substitutes for another, and a push missing any of them is not a push.</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88" w:lineRule="auto"/>
        <w:ind w:left="504" w:right="0" w:hanging="316"/>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price that comes down must land somewhere named</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ceiling, the priced target, or a dated step. A price that drifts down because something else moved is the defect this whole structure exists to prevent.</w:t>
      </w:r>
    </w:p>
    <w:p w:rsidR="00000000" w:rsidDel="00000000" w:rsidP="00000000" w:rsidRDefault="00000000" w:rsidRPr="00000000" w14:paraId="00000198">
      <w:pPr>
        <w:pBdr>
          <w:bottom w:color="bfbfbf" w:space="0" w:sz="6" w:val="single"/>
        </w:pBdr>
        <w:spacing w:after="160" w:before="60" w:lineRule="auto"/>
        <w:rPr/>
      </w:pPr>
      <w:r>
        <w:rPr>
          <w:rtl w:val="0"/>
        </w:rPr>
      </w:r>
    </w:p>
    <w:p w:rsidR="00000000" w:rsidDel="00000000" w:rsidP="00000000" w:rsidRDefault="00000000" w:rsidRPr="00000000" w14:paraId="00000199">
      <w:pPr>
        <w:pStyle w:val="Heading2"/>
        <w:spacing w:after="110" w:before="220" w:lineRule="auto"/>
        <w:rPr>
          <w:b w:val="1"/>
          <w:bCs w:val="1"/>
          <w:color w:val="1f3864"/>
          <w:sz w:val="23"/>
          <w:szCs w:val="23"/>
        </w:rPr>
      </w:pPr>
      <w:r>
        <w:rPr>
          <w:b w:val="1"/>
          <w:bCs w:val="1"/>
          <w:color w:val="1f3864"/>
          <w:sz w:val="23"/>
          <w:szCs w:val="23"/>
          <w:rtl w:val="0"/>
        </w:rPr>
        <w:t xml:space="preserve">A note on the numbers</w:t>
      </w:r>
    </w:p>
    <w:p w:rsidR="00000000" w:rsidDel="00000000" w:rsidP="00000000" w:rsidRDefault="00000000" w:rsidRPr="00000000" w14:paraId="0000019A">
      <w:pPr>
        <w:numPr>
          <w:ilvl w:val="0"/>
          <w:numId w:val="1"/>
        </w:numPr>
        <w:spacing w:after="140" w:lineRule="auto"/>
        <w:ind w:left="720" w:hanging="360"/>
      </w:pPr>
      <w:r>
        <w:rPr>
          <w:rtl w:val="0"/>
        </w:rPr>
        <w:t xml:space="preserve">Product-page conversion is shown at 10%, in the 9–11% band this account runs.</w:t>
      </w:r>
    </w:p>
    <w:p w:rsidR="00000000" w:rsidDel="00000000" w:rsidP="00000000" w:rsidRDefault="00000000" w:rsidRPr="00000000" w14:paraId="0000019B">
      <w:pPr>
        <w:numPr>
          <w:ilvl w:val="0"/>
          <w:numId w:val="1"/>
        </w:numPr>
        <w:spacing w:after="140" w:lineRule="auto"/>
        <w:ind w:left="720" w:hanging="360"/>
      </w:pPr>
      <w:r>
        <w:rPr>
          <w:rtl w:val="0"/>
        </w:rPr>
        <w:t xml:space="preserve">Some figures here are settled and some are working estimates, and it is worth knowing which is which:</w:t>
      </w:r>
    </w:p>
    <w:p w:rsidR="00000000" w:rsidDel="00000000" w:rsidP="00000000" w:rsidRDefault="00000000" w:rsidRPr="00000000" w14:paraId="0000019C">
      <w:pPr>
        <w:spacing w:after="8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b w:val="1"/>
          <w:bCs w:val="1"/>
          <w:rtl w:val="0"/>
        </w:rPr>
        <w:t xml:space="preserve">Settled</w:t>
      </w:r>
      <w:r>
        <w:rPr>
          <w:rtl w:val="0"/>
        </w:rPr>
        <w:t xml:space="preserve"> — the ceilings, the price ratios, the required-click arithmetic, and the five bounds. Each falls out of contribution, conversion and the auction's own price, and none needs revisiting unless one of those moves.</w:t>
      </w:r>
    </w:p>
    <w:p w:rsidR="00000000" w:rsidDel="00000000" w:rsidP="00000000" w:rsidRDefault="00000000" w:rsidRPr="00000000" w14:paraId="0000019D">
      <w:pPr>
        <w:spacing w:after="80" w:lineRule="auto"/>
        <w:ind w:left="720" w:firstLine="0"/>
        <w:rPr/>
      </w:pPr>
      <w:r>
        <w:rPr>
          <w:rtl w:val="0"/>
        </w:rPr>
        <w:t xml:space="preserve">●</w:t>
      </w:r>
      <w:r>
        <w:rPr>
          <w:rFonts w:ascii="Times New Roman" w:cs="Times New Roman" w:eastAsia="Times New Roman" w:hAnsi="Times New Roman"/>
          <w:sz w:val="14"/>
          <w:szCs w:val="14"/>
          <w:rtl w:val="0"/>
        </w:rPr>
        <w:t xml:space="preserve">       </w:t>
      </w:r>
      <w:r>
        <w:rPr>
          <w:b w:val="1"/>
          <w:bCs w:val="1"/>
          <w:rtl w:val="0"/>
        </w:rPr>
        <w:t xml:space="preserve">Working estimates</w:t>
      </w:r>
      <w:r>
        <w:rPr>
          <w:rtl w:val="0"/>
        </w:rPr>
        <w:t xml:space="preserve"> — the premium coefficients </w:t>
      </w:r>
      <w:del w:id="5100" w:author="Claude" w:date="2026-09-25T00:00:00Z">
        <w:r>
          <w:rPr>
            <w:rtl w:val="0"/>
          </w:rPr>
          <w:delText xml:space="preserve">(0.25 inside 1.5× the gap, and the ×0.5 slope beyond it)</w:delText>
        </w:r>
      </w:del>
      <w:ins w:id="5101" w:author="Claude" w:date="2026-09-25T00:00:00Z">
        <w:r>
          <w:rPr>
            <w:rtl w:val="0"/>
          </w:rPr>
          <w:t xml:space="preserve">(on the rank gap, 0.25 for 1–2 positions and 0.08 a position beyond; on the delivery gap, 0.25 inside 1.5× and the ×0.5 slope beyond it); the three-expected-orders point at which a zero becomes evidence</w:t>
        </w:r>
      </w:ins>
      <w:r>
        <w:rPr>
          <w:rtl w:val="0"/>
        </w:rPr>
        <w:t xml:space="preserve">; the 20–30% climb cap; the four conditions that decide whether a wide gap is climbable in a window; the fifteen-click entry and fifty-click full-weight points on the blend; and the </w:t>
      </w:r>
      <w:r>
        <w:rPr>
          <w:b w:val="1"/>
          <w:bCs w:val="1"/>
          <w:rtl w:val="0"/>
        </w:rPr>
        <w:t xml:space="preserve">$2.80 market reference with its 15% tolerance</w:t>
      </w:r>
      <w:r>
        <w:rPr>
          <w:rtl w:val="0"/>
        </w:rPr>
        <w:t xml:space="preserve">, which together set the bound that stops one of the five rows in the premium table. Each has the right shape; the exact values want a full cycle of graded checkpoints behind them.</w:t>
      </w:r>
    </w:p>
    <w:sectPr>
      <w:pgSz w:h="15840" w:w="12240" w:orient="portrait"/>
      <w:pgMar w:bottom="1080" w:top="1080" w:left="1080" w:right="1080" w:header="708" w:footer="708"/>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5T21:15:15Z" w:initials="C">
    <w:p w14:paraId="2F9B8505" w14:textId="77777777">
      <w:r>
        <w:rPr>
          <w:rStyle w:val="CommentReference"/>
        </w:rPr>
        <w:annotationRef/>
      </w:r>
      <w:r>
        <w:rPr>
          <w:color w:val="000000"/>
          <w:sz w:val="20"/>
          <w:szCs w:val="20"/>
        </w:rPr>
        <w:t xml:space="preserve">Added: the document says every price traces to contribution but never defined it. DSS4 (run 20260924-d38957cf) priced on $8.09; Sellerboard's realised figure over 30 days was $6.21 (21.0% of sales).</w:t>
      </w:r>
    </w:p>
  </w:comment>
  <w:comment w:id="1" w:author="Claude" w:date="2026-09-25T21:15:15Z" w:initials="C">
    <w:p w14:paraId="6C540340" w14:textId="77777777">
      <w:r>
        <w:rPr>
          <w:rStyle w:val="CommentReference"/>
        </w:rPr>
        <w:annotationRef/>
      </w:r>
      <w:r>
        <w:rPr>
          <w:color w:val="000000"/>
          <w:sz w:val="20"/>
          <w:szCs w:val="20"/>
        </w:rPr>
        <w:t xml:space="preserve">Changed: as written, a campaign with 120 top-of-search clicks and no orders priced on the child's 23.6% forever. At 23.6% three orders are expected by about 13 clicks, so a zero past that is a real read.</w:t>
      </w:r>
    </w:p>
  </w:comment>
  <w:comment w:id="2" w:author="Claude" w:date="2026-09-25T21:15:15Z" w:initials="C">
    <w:p w14:paraId="555E06B9" w14:textId="77777777">
      <w:r>
        <w:rPr>
          <w:rStyle w:val="CommentReference"/>
        </w:rPr>
        <w:annotationRef/>
      </w:r>
      <w:r>
        <w:rPr>
          <w:color w:val="000000"/>
          <w:sz w:val="20"/>
          <w:szCs w:val="20"/>
        </w:rPr>
        <w:t xml:space="preserve">Added: 'planning rate' was used but not defined. On DSS4 the 'hero' children had almost no record, so every rate was borrowed.</w:t>
      </w:r>
    </w:p>
  </w:comment>
  <w:comment w:id="3" w:author="Claude" w:date="2026-09-25T21:15:15Z" w:initials="C">
    <w:p w14:paraId="109EA85A" w14:textId="77777777">
      <w:r>
        <w:rPr>
          <w:rStyle w:val="CommentReference"/>
        </w:rPr>
        <w:annotationRef/>
      </w:r>
      <w:r>
        <w:rPr>
          <w:color w:val="000000"/>
          <w:sz w:val="20"/>
          <w:szCs w:val="20"/>
        </w:rPr>
        <w:t xml:space="preserve">Added: on DSS4 the maintenance envelope read 'modifier rises' literally, refused that half and shipped the base cuts alone. 'satin sheets' deployed a 23% top-of-search cut on a row that said the price climbs 9.6%.</w:t>
      </w:r>
    </w:p>
  </w:comment>
  <w:comment w:id="4" w:author="Claude" w:date="2026-09-25T21:15:15Z" w:initials="C">
    <w:p w14:paraId="7C37D16D" w14:textId="77777777">
      <w:r>
        <w:rPr>
          <w:rStyle w:val="CommentReference"/>
        </w:rPr>
        <w:annotationRef/>
      </w:r>
      <w:r>
        <w:rPr>
          <w:color w:val="000000"/>
          <w:sz w:val="20"/>
          <w:szCs w:val="20"/>
        </w:rPr>
        <w:t xml:space="preserve">Softened: Campaign B in section 3 earns a $0.95 product-page ceiling at 19.4% conversion. Those clicks are off-mission for rank, not waste. The 70/20 target is unchanged.</w:t>
      </w:r>
    </w:p>
  </w:comment>
  <w:comment w:id="5" w:author="Claude" w:date="2026-09-25T21:15:15Z" w:initials="C">
    <w:p w14:paraId="72EFEFEB" w14:textId="77777777">
      <w:r>
        <w:rPr>
          <w:rStyle w:val="CommentReference"/>
        </w:rPr>
        <w:annotationRef/>
      </w:r>
      <w:r>
        <w:rPr>
          <w:color w:val="000000"/>
          <w:sz w:val="20"/>
          <w:szCs w:val="20"/>
        </w:rPr>
        <w:t xml:space="preserve">Added: nothing tied premiums to how the product is doing, and 'the envelope' was never defined. DSS4 was at 2.27 times its 7% TACoS ceiling (code red), and this logic would still have priced premiums above the ceiling.</w:t>
      </w:r>
    </w:p>
  </w:comment>
  <w:comment w:id="6" w:author="Claude" w:date="2026-09-25T21:15:15Z" w:initials="C">
    <w:p w14:paraId="0DD5D615" w14:textId="77777777">
      <w:r>
        <w:rPr>
          <w:rStyle w:val="CommentReference"/>
        </w:rPr>
        <w:annotationRef/>
      </w:r>
      <w:r>
        <w:rPr>
          <w:color w:val="000000"/>
          <w:sz w:val="20"/>
          <w:szCs w:val="20"/>
        </w:rPr>
        <w:t xml:space="preserve">Changed from a ratio: at low targets the ratio inflates the premium. #2 to #1 was a 2.0 gap and a 50% premium for one position; DSS4 sets all 40 targets at #3. The document already says distance is counted in positions.</w:t>
      </w:r>
    </w:p>
  </w:comment>
  <w:comment w:id="7" w:author="Claude" w:date="2026-09-25T21:15:15Z" w:initials="C">
    <w:p w14:paraId="4585CC68" w14:textId="77777777">
      <w:r>
        <w:rPr>
          <w:rStyle w:val="CommentReference"/>
        </w:rPr>
        <w:annotationRef/>
      </w:r>
      <w:r>
        <w:rPr>
          <w:color w:val="000000"/>
          <w:sz w:val="20"/>
          <w:szCs w:val="20"/>
        </w:rPr>
        <w:t xml:space="preserve">Added: the DSS4 engine built its 'market bound' from the group's own top-of-search CPC + 15%, which is circular.</w:t>
      </w:r>
    </w:p>
  </w:comment>
  <w:comment w:id="8" w:author="Claude" w:date="2026-09-25T21:15:15Z" w:initials="C">
    <w:p w14:paraId="3FAD74AD" w14:textId="77777777">
      <w:r>
        <w:rPr>
          <w:rStyle w:val="CommentReference"/>
        </w:rPr>
        <w:annotationRef/>
      </w:r>
      <w:r>
        <w:rPr>
          <w:color w:val="000000"/>
          <w:sz w:val="20"/>
          <w:szCs w:val="20"/>
        </w:rPr>
        <w:t xml:space="preserve">Changed: counting every unit the position sells as a paid click overstates the requirement. DSS4's plan added to about 985 units a week against about 800 sold in total, and the run 'delivers 9% of the clicks the plan needs'.</w:t>
      </w:r>
    </w:p>
  </w:comment>
  <w:comment w:id="9" w:author="Claude" w:date="2026-09-25T21:15:15Z" w:initials="C">
    <w:p w14:paraId="1E50B838" w14:textId="77777777">
      <w:r>
        <w:rPr>
          <w:rStyle w:val="CommentReference"/>
        </w:rPr>
        <w:annotationRef/>
      </w:r>
      <w:r>
        <w:rPr>
          <w:color w:val="000000"/>
          <w:sz w:val="20"/>
          <w:szCs w:val="20"/>
        </w:rPr>
        <w:t xml:space="preserve">Changed: the budget only paid for top-of-search clicks. At the 70% target mix every 7 top-of-search clicks bring about 3 more at the base, so the old budget ran out early and cut off every rate on the campaign.</w:t>
      </w:r>
    </w:p>
  </w:comment>
  <w:comment w:id="10" w:author="Claude" w:date="2026-09-25T21:15:16Z" w:initials="C">
    <w:p w14:paraId="6EF70C72" w14:textId="77777777">
      <w:r>
        <w:rPr>
          <w:rStyle w:val="CommentReference"/>
        </w:rPr>
        <w:annotationRef/>
      </w:r>
      <w:r>
        <w:rPr>
          <w:color w:val="000000"/>
          <w:sz w:val="20"/>
          <w:szCs w:val="20"/>
        </w:rPr>
        <w:t xml:space="preserve">Changed to match section 10: a 1,240-click campaign has sales on its product pages, so the base cut is capped at 25%, not 50%.</w:t>
      </w:r>
    </w:p>
  </w:comment>
  <w:comment w:id="11" w:author="Claude" w:date="2026-09-25T21:15:16Z" w:initials="C">
    <w:p w14:paraId="4CD3F888" w14:textId="77777777">
      <w:r>
        <w:rPr>
          <w:rStyle w:val="CommentReference"/>
        </w:rPr>
        <w:annotationRef/>
      </w:r>
      <w:r>
        <w:rPr>
          <w:color w:val="000000"/>
          <w:sz w:val="20"/>
          <w:szCs w:val="20"/>
        </w:rPr>
        <w:t xml:space="preserve">Changed: the six orders came at product pages, and the base is what prices product pages, so this is a row with sales and the 25% cap applies. The old reasoning said the opposite.</w:t>
      </w:r>
    </w:p>
  </w:comment>
  <w:comment w:id="12" w:author="Claude" w:date="2026-09-25T21:15:16Z" w:initials="C">
    <w:p w14:paraId="4A82C8B8" w14:textId="77777777">
      <w:r>
        <w:rPr>
          <w:rStyle w:val="CommentReference"/>
        </w:rPr>
        <w:annotationRef/>
      </w:r>
      <w:r>
        <w:rPr>
          <w:color w:val="000000"/>
          <w:sz w:val="20"/>
          <w:szCs w:val="20"/>
        </w:rPr>
        <w:t xml:space="preserve">Added: section 6 says a term can climb 'inside a two-week deal window', but one write a cycle at 30% a write takes about eight weeks to reach $3.22 from $1.26.</w:t>
      </w:r>
    </w:p>
  </w:comment>
  <w:comment w:id="13" w:author="Claude" w:date="2026-09-25T21:15:16Z" w:initials="C">
    <w:p w14:paraId="056B4322" w14:textId="77777777">
      <w:r>
        <w:rPr>
          <w:rStyle w:val="CommentReference"/>
        </w:rPr>
        <w:annotationRef/>
      </w:r>
      <w:r>
        <w:rPr>
          <w:color w:val="000000"/>
          <w:sz w:val="20"/>
          <w:szCs w:val="20"/>
        </w:rPr>
        <w:t xml:space="preserve">Changed from top 3: on terms we already rank top five organically (DSS4 'satin sheets' is #4 to #5), part of every paid order would have come anyway, so the ceiling overstates what a paid click adds.</w:t>
      </w:r>
    </w:p>
  </w:comment>
  <w:comment w:id="14" w:author="Claude" w:date="2026-09-25T21:15:16Z" w:initials="C">
    <w:p w14:paraId="6F741920" w14:textId="77777777">
      <w:r>
        <w:rPr>
          <w:rStyle w:val="CommentReference"/>
        </w:rPr>
        <w:annotationRef/>
      </w:r>
      <w:r>
        <w:rPr>
          <w:color w:val="000000"/>
          <w:sz w:val="20"/>
          <w:szCs w:val="20"/>
        </w:rPr>
        <w:t xml:space="preserve">Added: DSS4, SSS4 and DSFS bid the same satin roots; nothing here accounted for it.</w:t>
      </w:r>
    </w:p>
  </w:comment>
  <w:comment w:id="15" w:author="Claude" w:date="2026-09-25T21:15:16Z" w:initials="C">
    <w:p w14:paraId="0C5386E0" w14:textId="77777777">
      <w:r>
        <w:rPr>
          <w:rStyle w:val="CommentReference"/>
        </w:rPr>
        <w:annotationRef/>
      </w:r>
      <w:r>
        <w:rPr>
          <w:color w:val="000000"/>
          <w:sz w:val="20"/>
          <w:szCs w:val="20"/>
        </w:rPr>
        <w:t xml:space="preserve">Added: with an overstated requirement this gate meant a push could never be cut, only stopped at its loss ceiling.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9B8505" w15:done="0"/>
  <w15:commentEx w15:paraId="6C540340" w15:done="0"/>
  <w15:commentEx w15:paraId="555E06B9" w15:done="0"/>
  <w15:commentEx w15:paraId="109EA85A" w15:done="0"/>
  <w15:commentEx w15:paraId="7C37D16D" w15:done="0"/>
  <w15:commentEx w15:paraId="72EFEFEB" w15:done="0"/>
  <w15:commentEx w15:paraId="0DD5D615" w15:done="0"/>
  <w15:commentEx w15:paraId="4585CC68" w15:done="0"/>
  <w15:commentEx w15:paraId="3FAD74AD" w15:done="0"/>
  <w15:commentEx w15:paraId="1E50B838" w15:done="0"/>
  <w15:commentEx w15:paraId="6EF70C72" w15:done="0"/>
  <w15:commentEx w15:paraId="4CD3F888" w15:done="0"/>
  <w15:commentEx w15:paraId="4A82C8B8" w15:done="0"/>
  <w15:commentEx w15:paraId="056B4322" w15:done="0"/>
  <w15:commentEx w15:paraId="6F741920" w15:done="0"/>
  <w15:commentEx w15:paraId="0C5386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966E86D" w16cex:dateUtc="2026-09-25T21:15:15Z"/>
  <w16cex:commentExtensible w16cex:durableId="72D8878D" w16cex:dateUtc="2026-09-25T21:15:15Z"/>
  <w16cex:commentExtensible w16cex:durableId="457F72D0" w16cex:dateUtc="2026-09-25T21:15:15Z"/>
  <w16cex:commentExtensible w16cex:durableId="60FF472E" w16cex:dateUtc="2026-09-25T21:15:15Z"/>
  <w16cex:commentExtensible w16cex:durableId="058444B5" w16cex:dateUtc="2026-09-25T21:15:15Z"/>
  <w16cex:commentExtensible w16cex:durableId="3B0B9660" w16cex:dateUtc="2026-09-25T21:15:15Z"/>
  <w16cex:commentExtensible w16cex:durableId="7BE18592" w16cex:dateUtc="2026-09-25T21:15:15Z"/>
  <w16cex:commentExtensible w16cex:durableId="5F22611A" w16cex:dateUtc="2026-09-25T21:15:15Z"/>
  <w16cex:commentExtensible w16cex:durableId="4B3DFD28" w16cex:dateUtc="2026-09-25T21:15:15Z"/>
  <w16cex:commentExtensible w16cex:durableId="47E92B83" w16cex:dateUtc="2026-09-25T21:15:15Z"/>
  <w16cex:commentExtensible w16cex:durableId="29DCFC44" w16cex:dateUtc="2026-09-25T21:15:16Z"/>
  <w16cex:commentExtensible w16cex:durableId="599918D4" w16cex:dateUtc="2026-09-25T21:15:16Z"/>
  <w16cex:commentExtensible w16cex:durableId="181DFC67" w16cex:dateUtc="2026-09-25T21:15:16Z"/>
  <w16cex:commentExtensible w16cex:durableId="193E4FEF" w16cex:dateUtc="2026-09-25T21:15:16Z"/>
  <w16cex:commentExtensible w16cex:durableId="787B741F" w16cex:dateUtc="2026-09-25T21:15:16Z"/>
  <w16cex:commentExtensible w16cex:durableId="6E2F5581" w16cex:dateUtc="2026-09-25T21:15:1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9B8505" w16cid:durableId="6966E86D"/>
  <w16cid:commentId w16cid:paraId="6C540340" w16cid:durableId="72D8878D"/>
  <w16cid:commentId w16cid:paraId="555E06B9" w16cid:durableId="457F72D0"/>
  <w16cid:commentId w16cid:paraId="109EA85A" w16cid:durableId="60FF472E"/>
  <w16cid:commentId w16cid:paraId="7C37D16D" w16cid:durableId="058444B5"/>
  <w16cid:commentId w16cid:paraId="72EFEFEB" w16cid:durableId="3B0B9660"/>
  <w16cid:commentId w16cid:paraId="0DD5D615" w16cid:durableId="7BE18592"/>
  <w16cid:commentId w16cid:paraId="4585CC68" w16cid:durableId="5F22611A"/>
  <w16cid:commentId w16cid:paraId="3FAD74AD" w16cid:durableId="4B3DFD28"/>
  <w16cid:commentId w16cid:paraId="1E50B838" w16cid:durableId="47E92B83"/>
  <w16cid:commentId w16cid:paraId="6EF70C72" w16cid:durableId="29DCFC44"/>
  <w16cid:commentId w16cid:paraId="4CD3F888" w16cid:durableId="599918D4"/>
  <w16cid:commentId w16cid:paraId="4A82C8B8" w16cid:durableId="181DFC67"/>
  <w16cid:commentId w16cid:paraId="056B4322" w16cid:durableId="193E4FEF"/>
  <w16cid:commentId w16cid:paraId="6F741920" w16cid:durableId="787B741F"/>
  <w16cid:commentId w16cid:paraId="0C5386E0" w16cid:durableId="6E2F558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504" w:hanging="316"/>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04" w:hanging="316"/>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04" w:hanging="316"/>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PK"/>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omments" Target="comments.xml"/><Relationship Id="rId7" Type="http://schemas.microsoft.com/office/2011/relationships/commentsExtended" Target="commentsExtended.xml"/><Relationship Id="rId8" Type="http://schemas.microsoft.com/office/2016/09/relationships/commentsIds" Target="commentsId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